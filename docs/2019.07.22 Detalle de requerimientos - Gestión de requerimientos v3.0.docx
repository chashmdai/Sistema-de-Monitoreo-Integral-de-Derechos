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11C6" w14:textId="77777777" w:rsidR="00C546E1" w:rsidRPr="00900FD3" w:rsidRDefault="00C546E1" w:rsidP="00260C72">
      <w:pPr>
        <w:spacing w:after="240"/>
        <w:rPr>
          <w:sz w:val="32"/>
        </w:rPr>
      </w:pPr>
    </w:p>
    <w:p w14:paraId="29049D0B" w14:textId="77777777" w:rsidR="00101DF8" w:rsidRDefault="000E59F0" w:rsidP="00260C72">
      <w:pPr>
        <w:tabs>
          <w:tab w:val="left" w:pos="5490"/>
        </w:tabs>
        <w:spacing w:after="240"/>
        <w:rPr>
          <w:sz w:val="32"/>
        </w:rPr>
      </w:pPr>
      <w:r>
        <w:rPr>
          <w:sz w:val="32"/>
        </w:rPr>
        <w:tab/>
      </w:r>
    </w:p>
    <w:p w14:paraId="310966BE" w14:textId="77777777" w:rsidR="00260C72" w:rsidRDefault="00260C72" w:rsidP="00260C72">
      <w:pPr>
        <w:tabs>
          <w:tab w:val="left" w:pos="5490"/>
        </w:tabs>
        <w:spacing w:after="240"/>
        <w:rPr>
          <w:sz w:val="32"/>
        </w:rPr>
      </w:pPr>
    </w:p>
    <w:p w14:paraId="50B76642" w14:textId="77777777" w:rsidR="00260C72" w:rsidRPr="00900FD3" w:rsidRDefault="00260C72" w:rsidP="00260C72">
      <w:pPr>
        <w:tabs>
          <w:tab w:val="left" w:pos="5490"/>
        </w:tabs>
        <w:spacing w:after="240"/>
        <w:rPr>
          <w:sz w:val="32"/>
        </w:rPr>
      </w:pPr>
    </w:p>
    <w:p w14:paraId="26DAC6A6" w14:textId="63FEA1BD" w:rsidR="00260C72" w:rsidRDefault="009F1B5A" w:rsidP="009F1B5A">
      <w:pPr>
        <w:spacing w:after="240"/>
        <w:jc w:val="center"/>
        <w:rPr>
          <w:sz w:val="32"/>
        </w:rPr>
      </w:pPr>
      <w:r>
        <w:rPr>
          <w:noProof/>
          <w:sz w:val="16"/>
          <w:szCs w:val="16"/>
        </w:rPr>
        <w:drawing>
          <wp:inline distT="0" distB="0" distL="0" distR="0" wp14:anchorId="3A8FB9E9" wp14:editId="3E302782">
            <wp:extent cx="3571875" cy="12763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fensoría.png"/>
                    <pic:cNvPicPr/>
                  </pic:nvPicPr>
                  <pic:blipFill>
                    <a:blip r:embed="rId8">
                      <a:extLst>
                        <a:ext uri="{28A0092B-C50C-407E-A947-70E740481C1C}">
                          <a14:useLocalDpi xmlns:a14="http://schemas.microsoft.com/office/drawing/2010/main" val="0"/>
                        </a:ext>
                      </a:extLst>
                    </a:blip>
                    <a:stretch>
                      <a:fillRect/>
                    </a:stretch>
                  </pic:blipFill>
                  <pic:spPr>
                    <a:xfrm>
                      <a:off x="0" y="0"/>
                      <a:ext cx="3571875" cy="1276350"/>
                    </a:xfrm>
                    <a:prstGeom prst="rect">
                      <a:avLst/>
                    </a:prstGeom>
                  </pic:spPr>
                </pic:pic>
              </a:graphicData>
            </a:graphic>
          </wp:inline>
        </w:drawing>
      </w:r>
    </w:p>
    <w:p w14:paraId="32038B86" w14:textId="77777777" w:rsidR="00101DF8" w:rsidRPr="00900FD3" w:rsidRDefault="00101DF8" w:rsidP="004671F8">
      <w:pPr>
        <w:pBdr>
          <w:top w:val="none" w:sz="0" w:space="0" w:color="000000"/>
          <w:left w:val="none" w:sz="0" w:space="0" w:color="000000"/>
          <w:bottom w:val="single" w:sz="4" w:space="1" w:color="000000"/>
          <w:right w:val="none" w:sz="0" w:space="0" w:color="000000"/>
        </w:pBdr>
        <w:spacing w:after="240"/>
        <w:rPr>
          <w:sz w:val="32"/>
        </w:rPr>
      </w:pPr>
    </w:p>
    <w:p w14:paraId="4D0C5684" w14:textId="77777777" w:rsidR="00F06A00" w:rsidRPr="00EB69BC" w:rsidRDefault="00F06A00" w:rsidP="00F06A00">
      <w:pPr>
        <w:spacing w:after="240"/>
        <w:jc w:val="center"/>
        <w:rPr>
          <w:sz w:val="28"/>
          <w:szCs w:val="28"/>
        </w:rPr>
      </w:pPr>
      <w:r w:rsidRPr="00EB69BC">
        <w:rPr>
          <w:sz w:val="28"/>
          <w:szCs w:val="28"/>
        </w:rPr>
        <w:t>“</w:t>
      </w:r>
      <w:r>
        <w:rPr>
          <w:sz w:val="28"/>
          <w:szCs w:val="28"/>
        </w:rPr>
        <w:t>ESPECIFICACIÓN DE REQUERIMIENTOS</w:t>
      </w:r>
      <w:r w:rsidRPr="00EB69BC">
        <w:rPr>
          <w:sz w:val="28"/>
          <w:szCs w:val="28"/>
        </w:rPr>
        <w:t>”</w:t>
      </w:r>
    </w:p>
    <w:p w14:paraId="6D5FE0B0" w14:textId="229534C7" w:rsidR="004A113C" w:rsidRPr="004A113C" w:rsidRDefault="004A113C" w:rsidP="004A113C">
      <w:pPr>
        <w:spacing w:after="240"/>
        <w:jc w:val="both"/>
        <w:rPr>
          <w:sz w:val="28"/>
        </w:rPr>
      </w:pPr>
      <w:r w:rsidRPr="004A113C">
        <w:rPr>
          <w:sz w:val="28"/>
        </w:rPr>
        <w:t>Consultoría para el Levantamient</w:t>
      </w:r>
      <w:r>
        <w:rPr>
          <w:sz w:val="28"/>
        </w:rPr>
        <w:t xml:space="preserve">o de requerimientos funcionales </w:t>
      </w:r>
      <w:r w:rsidRPr="004A113C">
        <w:rPr>
          <w:sz w:val="28"/>
        </w:rPr>
        <w:t>para la implementación de un sistema de apoyo para los procesos</w:t>
      </w:r>
      <w:r>
        <w:rPr>
          <w:sz w:val="28"/>
        </w:rPr>
        <w:t xml:space="preserve"> </w:t>
      </w:r>
      <w:r w:rsidRPr="004A113C">
        <w:rPr>
          <w:sz w:val="28"/>
        </w:rPr>
        <w:t>de “Protección defensa especializada y seguimiento</w:t>
      </w:r>
      <w:r w:rsidR="00672B1C">
        <w:rPr>
          <w:sz w:val="28"/>
        </w:rPr>
        <w:t>”.</w:t>
      </w:r>
    </w:p>
    <w:p w14:paraId="123BBEDF" w14:textId="77777777" w:rsidR="004671F8" w:rsidRPr="00900FD3" w:rsidRDefault="004A113C" w:rsidP="00F06A00">
      <w:pPr>
        <w:pBdr>
          <w:top w:val="none" w:sz="0" w:space="0" w:color="000000"/>
          <w:left w:val="none" w:sz="0" w:space="0" w:color="000000"/>
          <w:bottom w:val="single" w:sz="4" w:space="1" w:color="000000"/>
          <w:right w:val="none" w:sz="0" w:space="0" w:color="000000"/>
        </w:pBdr>
        <w:spacing w:after="240"/>
        <w:jc w:val="center"/>
        <w:rPr>
          <w:b/>
          <w:sz w:val="32"/>
        </w:rPr>
      </w:pPr>
      <w:r>
        <w:rPr>
          <w:b/>
          <w:sz w:val="28"/>
          <w:szCs w:val="28"/>
        </w:rPr>
        <w:t>DEFENSORÍA DE LA NIÑEZ</w:t>
      </w:r>
    </w:p>
    <w:p w14:paraId="1916191A" w14:textId="77777777" w:rsidR="00A973F2" w:rsidRPr="00900FD3" w:rsidRDefault="00A973F2" w:rsidP="0065435C">
      <w:pPr>
        <w:pStyle w:val="BodyTextNoAutoUpdate"/>
        <w:tabs>
          <w:tab w:val="left" w:pos="2715"/>
        </w:tabs>
        <w:rPr>
          <w:sz w:val="32"/>
          <w:lang w:val="es-CL"/>
        </w:rPr>
      </w:pPr>
    </w:p>
    <w:p w14:paraId="7FCDB4BC" w14:textId="77777777" w:rsidR="00A973F2" w:rsidRPr="00900FD3" w:rsidRDefault="00A973F2" w:rsidP="0065435C">
      <w:pPr>
        <w:pStyle w:val="BodyTextNoAutoUpdate"/>
        <w:tabs>
          <w:tab w:val="left" w:pos="2715"/>
        </w:tabs>
        <w:rPr>
          <w:sz w:val="32"/>
          <w:lang w:val="es-CL"/>
        </w:rPr>
      </w:pPr>
    </w:p>
    <w:p w14:paraId="119B9CA4" w14:textId="304A3884" w:rsidR="00A973F2" w:rsidRPr="00900FD3" w:rsidRDefault="00617602" w:rsidP="00A973F2">
      <w:pPr>
        <w:pStyle w:val="BodyTextNoAutoUpdate"/>
        <w:jc w:val="left"/>
        <w:rPr>
          <w:u w:val="single"/>
          <w:lang w:val="es-CL"/>
        </w:rPr>
      </w:pPr>
      <w:r>
        <w:rPr>
          <w:lang w:val="es-CL"/>
        </w:rPr>
        <w:t>INF</w:t>
      </w:r>
      <w:r w:rsidR="00101DF8" w:rsidRPr="00900FD3">
        <w:rPr>
          <w:lang w:val="es-CL"/>
        </w:rPr>
        <w:t>.0</w:t>
      </w:r>
      <w:r>
        <w:rPr>
          <w:lang w:val="es-CL"/>
        </w:rPr>
        <w:t>1</w:t>
      </w:r>
      <w:r w:rsidR="00101DF8" w:rsidRPr="00900FD3">
        <w:rPr>
          <w:lang w:val="es-CL"/>
        </w:rPr>
        <w:t xml:space="preserve"> - Versión </w:t>
      </w:r>
      <w:r w:rsidR="005607A0">
        <w:rPr>
          <w:lang w:val="es-CL"/>
        </w:rPr>
        <w:t>3</w:t>
      </w:r>
      <w:r w:rsidR="00A973F2" w:rsidRPr="00900FD3">
        <w:rPr>
          <w:lang w:val="es-CL"/>
        </w:rPr>
        <w:t>.</w:t>
      </w:r>
      <w:r w:rsidR="00C11649">
        <w:rPr>
          <w:lang w:val="es-CL"/>
        </w:rPr>
        <w:t>0</w:t>
      </w:r>
    </w:p>
    <w:p w14:paraId="19D4FB4C" w14:textId="36AAD43D" w:rsidR="00A973F2" w:rsidRPr="00900FD3" w:rsidRDefault="00AE16E6" w:rsidP="00A973F2">
      <w:pPr>
        <w:pStyle w:val="BodyTextNoAutoUpdate"/>
        <w:jc w:val="left"/>
        <w:rPr>
          <w:lang w:val="es-CL"/>
        </w:rPr>
      </w:pPr>
      <w:r>
        <w:rPr>
          <w:lang w:val="es-CL"/>
        </w:rPr>
        <w:t>Julio</w:t>
      </w:r>
      <w:r w:rsidR="00C11649">
        <w:rPr>
          <w:lang w:val="es-CL"/>
        </w:rPr>
        <w:t xml:space="preserve"> </w:t>
      </w:r>
      <w:r w:rsidR="004A113C">
        <w:rPr>
          <w:lang w:val="es-CL"/>
        </w:rPr>
        <w:t>de 2019</w:t>
      </w:r>
    </w:p>
    <w:p w14:paraId="1AB96389" w14:textId="77777777" w:rsidR="004671F8" w:rsidRPr="00900FD3" w:rsidRDefault="0065435C" w:rsidP="0065435C">
      <w:pPr>
        <w:pStyle w:val="BodyTextNoAutoUpdate"/>
        <w:tabs>
          <w:tab w:val="left" w:pos="2715"/>
        </w:tabs>
        <w:rPr>
          <w:lang w:val="es-CL"/>
        </w:rPr>
      </w:pPr>
      <w:r w:rsidRPr="00900FD3">
        <w:rPr>
          <w:sz w:val="32"/>
          <w:lang w:val="es-CL"/>
        </w:rPr>
        <w:tab/>
      </w:r>
    </w:p>
    <w:p w14:paraId="552C38D7" w14:textId="77777777" w:rsidR="004671F8" w:rsidRPr="00900FD3" w:rsidRDefault="004671F8" w:rsidP="004671F8">
      <w:pPr>
        <w:pStyle w:val="BodyTextNoAutoUpdate"/>
        <w:rPr>
          <w:lang w:val="es-CL"/>
        </w:rPr>
      </w:pPr>
    </w:p>
    <w:p w14:paraId="1C8D612E" w14:textId="77777777" w:rsidR="004671F8" w:rsidRPr="00900FD3" w:rsidRDefault="004671F8" w:rsidP="002726C6">
      <w:pPr>
        <w:jc w:val="center"/>
        <w:rPr>
          <w:rFonts w:ascii="Arial" w:hAnsi="Arial" w:cs="Arial"/>
          <w:sz w:val="32"/>
          <w:lang w:eastAsia="en-US"/>
        </w:rPr>
      </w:pPr>
    </w:p>
    <w:p w14:paraId="76D5E9B7" w14:textId="77777777" w:rsidR="00EF77F0" w:rsidRPr="00900FD3" w:rsidRDefault="004671F8" w:rsidP="004671F8">
      <w:pPr>
        <w:jc w:val="both"/>
        <w:rPr>
          <w:b/>
          <w:sz w:val="36"/>
        </w:rPr>
      </w:pPr>
      <w:r w:rsidRPr="00900FD3">
        <w:br w:type="page"/>
      </w:r>
      <w:r w:rsidR="00EF77F0" w:rsidRPr="00900FD3">
        <w:rPr>
          <w:b/>
          <w:sz w:val="36"/>
        </w:rPr>
        <w:lastRenderedPageBreak/>
        <w:t>Contenido</w:t>
      </w:r>
    </w:p>
    <w:p w14:paraId="6FB33E34" w14:textId="77777777" w:rsidR="005607A0" w:rsidRDefault="009F1B74">
      <w:pPr>
        <w:pStyle w:val="TDC1"/>
        <w:tabs>
          <w:tab w:val="left" w:pos="440"/>
          <w:tab w:val="right" w:leader="dot" w:pos="8828"/>
        </w:tabs>
        <w:rPr>
          <w:rFonts w:asciiTheme="minorHAnsi" w:eastAsiaTheme="minorEastAsia" w:hAnsiTheme="minorHAnsi" w:cstheme="minorBidi"/>
          <w:noProof/>
        </w:rPr>
      </w:pPr>
      <w:r>
        <w:fldChar w:fldCharType="begin"/>
      </w:r>
      <w:r>
        <w:instrText xml:space="preserve"> TOC \o "1-4" \h \z \u </w:instrText>
      </w:r>
      <w:r>
        <w:fldChar w:fldCharType="separate"/>
      </w:r>
      <w:hyperlink w:anchor="_Toc14803638" w:history="1">
        <w:r w:rsidR="005607A0" w:rsidRPr="001005BB">
          <w:rPr>
            <w:rStyle w:val="Hipervnculo"/>
            <w:noProof/>
          </w:rPr>
          <w:t>1</w:t>
        </w:r>
        <w:r w:rsidR="005607A0">
          <w:rPr>
            <w:rFonts w:asciiTheme="minorHAnsi" w:eastAsiaTheme="minorEastAsia" w:hAnsiTheme="minorHAnsi" w:cstheme="minorBidi"/>
            <w:noProof/>
          </w:rPr>
          <w:tab/>
        </w:r>
        <w:r w:rsidR="005607A0" w:rsidRPr="001005BB">
          <w:rPr>
            <w:rStyle w:val="Hipervnculo"/>
            <w:noProof/>
          </w:rPr>
          <w:t>Definición de requerimientos</w:t>
        </w:r>
        <w:r w:rsidR="005607A0">
          <w:rPr>
            <w:noProof/>
            <w:webHidden/>
          </w:rPr>
          <w:tab/>
        </w:r>
        <w:r w:rsidR="005607A0">
          <w:rPr>
            <w:noProof/>
            <w:webHidden/>
          </w:rPr>
          <w:fldChar w:fldCharType="begin"/>
        </w:r>
        <w:r w:rsidR="005607A0">
          <w:rPr>
            <w:noProof/>
            <w:webHidden/>
          </w:rPr>
          <w:instrText xml:space="preserve"> PAGEREF _Toc14803638 \h </w:instrText>
        </w:r>
        <w:r w:rsidR="005607A0">
          <w:rPr>
            <w:noProof/>
            <w:webHidden/>
          </w:rPr>
        </w:r>
        <w:r w:rsidR="005607A0">
          <w:rPr>
            <w:noProof/>
            <w:webHidden/>
          </w:rPr>
          <w:fldChar w:fldCharType="separate"/>
        </w:r>
        <w:r w:rsidR="005607A0">
          <w:rPr>
            <w:noProof/>
            <w:webHidden/>
          </w:rPr>
          <w:t>4</w:t>
        </w:r>
        <w:r w:rsidR="005607A0">
          <w:rPr>
            <w:noProof/>
            <w:webHidden/>
          </w:rPr>
          <w:fldChar w:fldCharType="end"/>
        </w:r>
      </w:hyperlink>
    </w:p>
    <w:p w14:paraId="4A664C4C" w14:textId="77777777" w:rsidR="005607A0" w:rsidRDefault="004F5645">
      <w:pPr>
        <w:pStyle w:val="TDC2"/>
        <w:tabs>
          <w:tab w:val="left" w:pos="880"/>
          <w:tab w:val="right" w:leader="dot" w:pos="8828"/>
        </w:tabs>
        <w:rPr>
          <w:rFonts w:asciiTheme="minorHAnsi" w:eastAsiaTheme="minorEastAsia" w:hAnsiTheme="minorHAnsi" w:cstheme="minorBidi"/>
          <w:noProof/>
        </w:rPr>
      </w:pPr>
      <w:hyperlink w:anchor="_Toc14803639" w:history="1">
        <w:r w:rsidR="005607A0" w:rsidRPr="001005BB">
          <w:rPr>
            <w:rStyle w:val="Hipervnculo"/>
            <w:noProof/>
          </w:rPr>
          <w:t>1.1</w:t>
        </w:r>
        <w:r w:rsidR="005607A0">
          <w:rPr>
            <w:rFonts w:asciiTheme="minorHAnsi" w:eastAsiaTheme="minorEastAsia" w:hAnsiTheme="minorHAnsi" w:cstheme="minorBidi"/>
            <w:noProof/>
          </w:rPr>
          <w:tab/>
        </w:r>
        <w:r w:rsidR="005607A0" w:rsidRPr="001005BB">
          <w:rPr>
            <w:rStyle w:val="Hipervnculo"/>
            <w:noProof/>
          </w:rPr>
          <w:t>Módulo Gestión de Requerimientos</w:t>
        </w:r>
        <w:r w:rsidR="005607A0">
          <w:rPr>
            <w:noProof/>
            <w:webHidden/>
          </w:rPr>
          <w:tab/>
        </w:r>
        <w:r w:rsidR="005607A0">
          <w:rPr>
            <w:noProof/>
            <w:webHidden/>
          </w:rPr>
          <w:fldChar w:fldCharType="begin"/>
        </w:r>
        <w:r w:rsidR="005607A0">
          <w:rPr>
            <w:noProof/>
            <w:webHidden/>
          </w:rPr>
          <w:instrText xml:space="preserve"> PAGEREF _Toc14803639 \h </w:instrText>
        </w:r>
        <w:r w:rsidR="005607A0">
          <w:rPr>
            <w:noProof/>
            <w:webHidden/>
          </w:rPr>
        </w:r>
        <w:r w:rsidR="005607A0">
          <w:rPr>
            <w:noProof/>
            <w:webHidden/>
          </w:rPr>
          <w:fldChar w:fldCharType="separate"/>
        </w:r>
        <w:r w:rsidR="005607A0">
          <w:rPr>
            <w:noProof/>
            <w:webHidden/>
          </w:rPr>
          <w:t>4</w:t>
        </w:r>
        <w:r w:rsidR="005607A0">
          <w:rPr>
            <w:noProof/>
            <w:webHidden/>
          </w:rPr>
          <w:fldChar w:fldCharType="end"/>
        </w:r>
      </w:hyperlink>
    </w:p>
    <w:p w14:paraId="5189DFBE" w14:textId="77777777" w:rsidR="005607A0" w:rsidRDefault="004F5645">
      <w:pPr>
        <w:pStyle w:val="TDC3"/>
        <w:tabs>
          <w:tab w:val="left" w:pos="1320"/>
          <w:tab w:val="right" w:leader="dot" w:pos="8828"/>
        </w:tabs>
        <w:rPr>
          <w:rFonts w:asciiTheme="minorHAnsi" w:eastAsiaTheme="minorEastAsia" w:hAnsiTheme="minorHAnsi" w:cstheme="minorBidi"/>
          <w:noProof/>
        </w:rPr>
      </w:pPr>
      <w:hyperlink w:anchor="_Toc14803640" w:history="1">
        <w:r w:rsidR="005607A0" w:rsidRPr="001005BB">
          <w:rPr>
            <w:rStyle w:val="Hipervnculo"/>
            <w:noProof/>
          </w:rPr>
          <w:t>1.1.1</w:t>
        </w:r>
        <w:r w:rsidR="005607A0">
          <w:rPr>
            <w:rFonts w:asciiTheme="minorHAnsi" w:eastAsiaTheme="minorEastAsia" w:hAnsiTheme="minorHAnsi" w:cstheme="minorBidi"/>
            <w:noProof/>
          </w:rPr>
          <w:tab/>
        </w:r>
        <w:r w:rsidR="005607A0" w:rsidRPr="001005BB">
          <w:rPr>
            <w:rStyle w:val="Hipervnculo"/>
            <w:noProof/>
          </w:rPr>
          <w:t>Proceso: Gestión de requerimientos</w:t>
        </w:r>
        <w:r w:rsidR="005607A0">
          <w:rPr>
            <w:noProof/>
            <w:webHidden/>
          </w:rPr>
          <w:tab/>
        </w:r>
        <w:r w:rsidR="005607A0">
          <w:rPr>
            <w:noProof/>
            <w:webHidden/>
          </w:rPr>
          <w:fldChar w:fldCharType="begin"/>
        </w:r>
        <w:r w:rsidR="005607A0">
          <w:rPr>
            <w:noProof/>
            <w:webHidden/>
          </w:rPr>
          <w:instrText xml:space="preserve"> PAGEREF _Toc14803640 \h </w:instrText>
        </w:r>
        <w:r w:rsidR="005607A0">
          <w:rPr>
            <w:noProof/>
            <w:webHidden/>
          </w:rPr>
        </w:r>
        <w:r w:rsidR="005607A0">
          <w:rPr>
            <w:noProof/>
            <w:webHidden/>
          </w:rPr>
          <w:fldChar w:fldCharType="separate"/>
        </w:r>
        <w:r w:rsidR="005607A0">
          <w:rPr>
            <w:noProof/>
            <w:webHidden/>
          </w:rPr>
          <w:t>5</w:t>
        </w:r>
        <w:r w:rsidR="005607A0">
          <w:rPr>
            <w:noProof/>
            <w:webHidden/>
          </w:rPr>
          <w:fldChar w:fldCharType="end"/>
        </w:r>
      </w:hyperlink>
    </w:p>
    <w:p w14:paraId="31595796" w14:textId="77777777" w:rsidR="005607A0" w:rsidRDefault="004F5645">
      <w:pPr>
        <w:pStyle w:val="TDC4"/>
        <w:tabs>
          <w:tab w:val="right" w:leader="dot" w:pos="8828"/>
        </w:tabs>
        <w:rPr>
          <w:rFonts w:asciiTheme="minorHAnsi" w:eastAsiaTheme="minorEastAsia" w:hAnsiTheme="minorHAnsi" w:cstheme="minorBidi"/>
          <w:noProof/>
        </w:rPr>
      </w:pPr>
      <w:hyperlink w:anchor="_Toc14803641" w:history="1">
        <w:r w:rsidR="005607A0" w:rsidRPr="001005BB">
          <w:rPr>
            <w:rStyle w:val="Hipervnculo"/>
            <w:noProof/>
          </w:rPr>
          <w:t>RF001: Ingreso de requerimientos</w:t>
        </w:r>
        <w:r w:rsidR="005607A0">
          <w:rPr>
            <w:noProof/>
            <w:webHidden/>
          </w:rPr>
          <w:tab/>
        </w:r>
        <w:r w:rsidR="005607A0">
          <w:rPr>
            <w:noProof/>
            <w:webHidden/>
          </w:rPr>
          <w:fldChar w:fldCharType="begin"/>
        </w:r>
        <w:r w:rsidR="005607A0">
          <w:rPr>
            <w:noProof/>
            <w:webHidden/>
          </w:rPr>
          <w:instrText xml:space="preserve"> PAGEREF _Toc14803641 \h </w:instrText>
        </w:r>
        <w:r w:rsidR="005607A0">
          <w:rPr>
            <w:noProof/>
            <w:webHidden/>
          </w:rPr>
        </w:r>
        <w:r w:rsidR="005607A0">
          <w:rPr>
            <w:noProof/>
            <w:webHidden/>
          </w:rPr>
          <w:fldChar w:fldCharType="separate"/>
        </w:r>
        <w:r w:rsidR="005607A0">
          <w:rPr>
            <w:noProof/>
            <w:webHidden/>
          </w:rPr>
          <w:t>5</w:t>
        </w:r>
        <w:r w:rsidR="005607A0">
          <w:rPr>
            <w:noProof/>
            <w:webHidden/>
          </w:rPr>
          <w:fldChar w:fldCharType="end"/>
        </w:r>
      </w:hyperlink>
    </w:p>
    <w:p w14:paraId="4B81EDFB" w14:textId="77777777" w:rsidR="005607A0" w:rsidRDefault="004F5645">
      <w:pPr>
        <w:pStyle w:val="TDC4"/>
        <w:tabs>
          <w:tab w:val="right" w:leader="dot" w:pos="8828"/>
        </w:tabs>
        <w:rPr>
          <w:rFonts w:asciiTheme="minorHAnsi" w:eastAsiaTheme="minorEastAsia" w:hAnsiTheme="minorHAnsi" w:cstheme="minorBidi"/>
          <w:noProof/>
        </w:rPr>
      </w:pPr>
      <w:hyperlink w:anchor="_Toc14803642" w:history="1">
        <w:r w:rsidR="005607A0" w:rsidRPr="001005BB">
          <w:rPr>
            <w:rStyle w:val="Hipervnculo"/>
            <w:noProof/>
          </w:rPr>
          <w:t>RF002: Respuesta automática al requirente</w:t>
        </w:r>
        <w:r w:rsidR="005607A0">
          <w:rPr>
            <w:noProof/>
            <w:webHidden/>
          </w:rPr>
          <w:tab/>
        </w:r>
        <w:r w:rsidR="005607A0">
          <w:rPr>
            <w:noProof/>
            <w:webHidden/>
          </w:rPr>
          <w:fldChar w:fldCharType="begin"/>
        </w:r>
        <w:r w:rsidR="005607A0">
          <w:rPr>
            <w:noProof/>
            <w:webHidden/>
          </w:rPr>
          <w:instrText xml:space="preserve"> PAGEREF _Toc14803642 \h </w:instrText>
        </w:r>
        <w:r w:rsidR="005607A0">
          <w:rPr>
            <w:noProof/>
            <w:webHidden/>
          </w:rPr>
        </w:r>
        <w:r w:rsidR="005607A0">
          <w:rPr>
            <w:noProof/>
            <w:webHidden/>
          </w:rPr>
          <w:fldChar w:fldCharType="separate"/>
        </w:r>
        <w:r w:rsidR="005607A0">
          <w:rPr>
            <w:noProof/>
            <w:webHidden/>
          </w:rPr>
          <w:t>8</w:t>
        </w:r>
        <w:r w:rsidR="005607A0">
          <w:rPr>
            <w:noProof/>
            <w:webHidden/>
          </w:rPr>
          <w:fldChar w:fldCharType="end"/>
        </w:r>
      </w:hyperlink>
    </w:p>
    <w:p w14:paraId="5293A3E1" w14:textId="77777777" w:rsidR="005607A0" w:rsidRDefault="004F5645">
      <w:pPr>
        <w:pStyle w:val="TDC4"/>
        <w:tabs>
          <w:tab w:val="right" w:leader="dot" w:pos="8828"/>
        </w:tabs>
        <w:rPr>
          <w:rFonts w:asciiTheme="minorHAnsi" w:eastAsiaTheme="minorEastAsia" w:hAnsiTheme="minorHAnsi" w:cstheme="minorBidi"/>
          <w:noProof/>
        </w:rPr>
      </w:pPr>
      <w:hyperlink w:anchor="_Toc14803643" w:history="1">
        <w:r w:rsidR="005607A0" w:rsidRPr="001005BB">
          <w:rPr>
            <w:rStyle w:val="Hipervnculo"/>
            <w:noProof/>
          </w:rPr>
          <w:t>RF003: Visualización del estado del requerimiento por el usuario solicitante</w:t>
        </w:r>
        <w:r w:rsidR="005607A0">
          <w:rPr>
            <w:noProof/>
            <w:webHidden/>
          </w:rPr>
          <w:tab/>
        </w:r>
        <w:r w:rsidR="005607A0">
          <w:rPr>
            <w:noProof/>
            <w:webHidden/>
          </w:rPr>
          <w:fldChar w:fldCharType="begin"/>
        </w:r>
        <w:r w:rsidR="005607A0">
          <w:rPr>
            <w:noProof/>
            <w:webHidden/>
          </w:rPr>
          <w:instrText xml:space="preserve"> PAGEREF _Toc14803643 \h </w:instrText>
        </w:r>
        <w:r w:rsidR="005607A0">
          <w:rPr>
            <w:noProof/>
            <w:webHidden/>
          </w:rPr>
        </w:r>
        <w:r w:rsidR="005607A0">
          <w:rPr>
            <w:noProof/>
            <w:webHidden/>
          </w:rPr>
          <w:fldChar w:fldCharType="separate"/>
        </w:r>
        <w:r w:rsidR="005607A0">
          <w:rPr>
            <w:noProof/>
            <w:webHidden/>
          </w:rPr>
          <w:t>8</w:t>
        </w:r>
        <w:r w:rsidR="005607A0">
          <w:rPr>
            <w:noProof/>
            <w:webHidden/>
          </w:rPr>
          <w:fldChar w:fldCharType="end"/>
        </w:r>
      </w:hyperlink>
    </w:p>
    <w:p w14:paraId="0502C596" w14:textId="77777777" w:rsidR="005607A0" w:rsidRDefault="004F5645">
      <w:pPr>
        <w:pStyle w:val="TDC4"/>
        <w:tabs>
          <w:tab w:val="right" w:leader="dot" w:pos="8828"/>
        </w:tabs>
        <w:rPr>
          <w:rFonts w:asciiTheme="minorHAnsi" w:eastAsiaTheme="minorEastAsia" w:hAnsiTheme="minorHAnsi" w:cstheme="minorBidi"/>
          <w:noProof/>
        </w:rPr>
      </w:pPr>
      <w:hyperlink w:anchor="_Toc14803644" w:history="1">
        <w:r w:rsidR="005607A0" w:rsidRPr="001005BB">
          <w:rPr>
            <w:rStyle w:val="Hipervnculo"/>
            <w:noProof/>
          </w:rPr>
          <w:t>RF004: Clasificación del requerimiento</w:t>
        </w:r>
        <w:r w:rsidR="005607A0">
          <w:rPr>
            <w:noProof/>
            <w:webHidden/>
          </w:rPr>
          <w:tab/>
        </w:r>
        <w:r w:rsidR="005607A0">
          <w:rPr>
            <w:noProof/>
            <w:webHidden/>
          </w:rPr>
          <w:fldChar w:fldCharType="begin"/>
        </w:r>
        <w:r w:rsidR="005607A0">
          <w:rPr>
            <w:noProof/>
            <w:webHidden/>
          </w:rPr>
          <w:instrText xml:space="preserve"> PAGEREF _Toc14803644 \h </w:instrText>
        </w:r>
        <w:r w:rsidR="005607A0">
          <w:rPr>
            <w:noProof/>
            <w:webHidden/>
          </w:rPr>
        </w:r>
        <w:r w:rsidR="005607A0">
          <w:rPr>
            <w:noProof/>
            <w:webHidden/>
          </w:rPr>
          <w:fldChar w:fldCharType="separate"/>
        </w:r>
        <w:r w:rsidR="005607A0">
          <w:rPr>
            <w:noProof/>
            <w:webHidden/>
          </w:rPr>
          <w:t>9</w:t>
        </w:r>
        <w:r w:rsidR="005607A0">
          <w:rPr>
            <w:noProof/>
            <w:webHidden/>
          </w:rPr>
          <w:fldChar w:fldCharType="end"/>
        </w:r>
      </w:hyperlink>
    </w:p>
    <w:p w14:paraId="5662AC9C" w14:textId="77777777" w:rsidR="005607A0" w:rsidRDefault="004F5645">
      <w:pPr>
        <w:pStyle w:val="TDC3"/>
        <w:tabs>
          <w:tab w:val="left" w:pos="1320"/>
          <w:tab w:val="right" w:leader="dot" w:pos="8828"/>
        </w:tabs>
        <w:rPr>
          <w:rFonts w:asciiTheme="minorHAnsi" w:eastAsiaTheme="minorEastAsia" w:hAnsiTheme="minorHAnsi" w:cstheme="minorBidi"/>
          <w:noProof/>
        </w:rPr>
      </w:pPr>
      <w:hyperlink w:anchor="_Toc14803645" w:history="1">
        <w:r w:rsidR="005607A0" w:rsidRPr="001005BB">
          <w:rPr>
            <w:rStyle w:val="Hipervnculo"/>
            <w:noProof/>
          </w:rPr>
          <w:t>1.1.2</w:t>
        </w:r>
        <w:r w:rsidR="005607A0">
          <w:rPr>
            <w:rFonts w:asciiTheme="minorHAnsi" w:eastAsiaTheme="minorEastAsia" w:hAnsiTheme="minorHAnsi" w:cstheme="minorBidi"/>
            <w:noProof/>
          </w:rPr>
          <w:tab/>
        </w:r>
        <w:r w:rsidR="005607A0" w:rsidRPr="001005BB">
          <w:rPr>
            <w:rStyle w:val="Hipervnculo"/>
            <w:noProof/>
          </w:rPr>
          <w:t xml:space="preserve"> Proceso: Asignación de requerimientos</w:t>
        </w:r>
        <w:r w:rsidR="005607A0">
          <w:rPr>
            <w:noProof/>
            <w:webHidden/>
          </w:rPr>
          <w:tab/>
        </w:r>
        <w:r w:rsidR="005607A0">
          <w:rPr>
            <w:noProof/>
            <w:webHidden/>
          </w:rPr>
          <w:fldChar w:fldCharType="begin"/>
        </w:r>
        <w:r w:rsidR="005607A0">
          <w:rPr>
            <w:noProof/>
            <w:webHidden/>
          </w:rPr>
          <w:instrText xml:space="preserve"> PAGEREF _Toc14803645 \h </w:instrText>
        </w:r>
        <w:r w:rsidR="005607A0">
          <w:rPr>
            <w:noProof/>
            <w:webHidden/>
          </w:rPr>
        </w:r>
        <w:r w:rsidR="005607A0">
          <w:rPr>
            <w:noProof/>
            <w:webHidden/>
          </w:rPr>
          <w:fldChar w:fldCharType="separate"/>
        </w:r>
        <w:r w:rsidR="005607A0">
          <w:rPr>
            <w:noProof/>
            <w:webHidden/>
          </w:rPr>
          <w:t>11</w:t>
        </w:r>
        <w:r w:rsidR="005607A0">
          <w:rPr>
            <w:noProof/>
            <w:webHidden/>
          </w:rPr>
          <w:fldChar w:fldCharType="end"/>
        </w:r>
      </w:hyperlink>
    </w:p>
    <w:p w14:paraId="2284C174" w14:textId="77777777" w:rsidR="005607A0" w:rsidRDefault="004F5645">
      <w:pPr>
        <w:pStyle w:val="TDC4"/>
        <w:tabs>
          <w:tab w:val="right" w:leader="dot" w:pos="8828"/>
        </w:tabs>
        <w:rPr>
          <w:rFonts w:asciiTheme="minorHAnsi" w:eastAsiaTheme="minorEastAsia" w:hAnsiTheme="minorHAnsi" w:cstheme="minorBidi"/>
          <w:noProof/>
        </w:rPr>
      </w:pPr>
      <w:hyperlink w:anchor="_Toc14803646" w:history="1">
        <w:r w:rsidR="005607A0" w:rsidRPr="001005BB">
          <w:rPr>
            <w:rStyle w:val="Hipervnculo"/>
            <w:noProof/>
          </w:rPr>
          <w:t>RF005: Requerimientos tipo: Promoción, difusión, sugerencias u observaciones</w:t>
        </w:r>
        <w:r w:rsidR="005607A0">
          <w:rPr>
            <w:noProof/>
            <w:webHidden/>
          </w:rPr>
          <w:tab/>
        </w:r>
        <w:r w:rsidR="005607A0">
          <w:rPr>
            <w:noProof/>
            <w:webHidden/>
          </w:rPr>
          <w:fldChar w:fldCharType="begin"/>
        </w:r>
        <w:r w:rsidR="005607A0">
          <w:rPr>
            <w:noProof/>
            <w:webHidden/>
          </w:rPr>
          <w:instrText xml:space="preserve"> PAGEREF _Toc14803646 \h </w:instrText>
        </w:r>
        <w:r w:rsidR="005607A0">
          <w:rPr>
            <w:noProof/>
            <w:webHidden/>
          </w:rPr>
        </w:r>
        <w:r w:rsidR="005607A0">
          <w:rPr>
            <w:noProof/>
            <w:webHidden/>
          </w:rPr>
          <w:fldChar w:fldCharType="separate"/>
        </w:r>
        <w:r w:rsidR="005607A0">
          <w:rPr>
            <w:noProof/>
            <w:webHidden/>
          </w:rPr>
          <w:t>12</w:t>
        </w:r>
        <w:r w:rsidR="005607A0">
          <w:rPr>
            <w:noProof/>
            <w:webHidden/>
          </w:rPr>
          <w:fldChar w:fldCharType="end"/>
        </w:r>
      </w:hyperlink>
    </w:p>
    <w:p w14:paraId="59FE3E61" w14:textId="77777777" w:rsidR="005607A0" w:rsidRDefault="004F5645">
      <w:pPr>
        <w:pStyle w:val="TDC4"/>
        <w:tabs>
          <w:tab w:val="right" w:leader="dot" w:pos="8828"/>
        </w:tabs>
        <w:rPr>
          <w:rFonts w:asciiTheme="minorHAnsi" w:eastAsiaTheme="minorEastAsia" w:hAnsiTheme="minorHAnsi" w:cstheme="minorBidi"/>
          <w:noProof/>
        </w:rPr>
      </w:pPr>
      <w:hyperlink w:anchor="_Toc14803647" w:history="1">
        <w:r w:rsidR="005607A0" w:rsidRPr="001005BB">
          <w:rPr>
            <w:rStyle w:val="Hipervnculo"/>
            <w:noProof/>
          </w:rPr>
          <w:t>RF006: Requerimientos tipo: Solicitud de información, reclamo administrativo, solicitud de reunión o audiencia</w:t>
        </w:r>
        <w:r w:rsidR="005607A0">
          <w:rPr>
            <w:noProof/>
            <w:webHidden/>
          </w:rPr>
          <w:tab/>
        </w:r>
        <w:r w:rsidR="005607A0">
          <w:rPr>
            <w:noProof/>
            <w:webHidden/>
          </w:rPr>
          <w:fldChar w:fldCharType="begin"/>
        </w:r>
        <w:r w:rsidR="005607A0">
          <w:rPr>
            <w:noProof/>
            <w:webHidden/>
          </w:rPr>
          <w:instrText xml:space="preserve"> PAGEREF _Toc14803647 \h </w:instrText>
        </w:r>
        <w:r w:rsidR="005607A0">
          <w:rPr>
            <w:noProof/>
            <w:webHidden/>
          </w:rPr>
        </w:r>
        <w:r w:rsidR="005607A0">
          <w:rPr>
            <w:noProof/>
            <w:webHidden/>
          </w:rPr>
          <w:fldChar w:fldCharType="separate"/>
        </w:r>
        <w:r w:rsidR="005607A0">
          <w:rPr>
            <w:noProof/>
            <w:webHidden/>
          </w:rPr>
          <w:t>12</w:t>
        </w:r>
        <w:r w:rsidR="005607A0">
          <w:rPr>
            <w:noProof/>
            <w:webHidden/>
          </w:rPr>
          <w:fldChar w:fldCharType="end"/>
        </w:r>
      </w:hyperlink>
    </w:p>
    <w:p w14:paraId="09ABF4C5" w14:textId="77777777" w:rsidR="005607A0" w:rsidRDefault="004F5645">
      <w:pPr>
        <w:pStyle w:val="TDC4"/>
        <w:tabs>
          <w:tab w:val="right" w:leader="dot" w:pos="8828"/>
        </w:tabs>
        <w:rPr>
          <w:rFonts w:asciiTheme="minorHAnsi" w:eastAsiaTheme="minorEastAsia" w:hAnsiTheme="minorHAnsi" w:cstheme="minorBidi"/>
          <w:noProof/>
        </w:rPr>
      </w:pPr>
      <w:hyperlink w:anchor="_Toc14803648" w:history="1">
        <w:r w:rsidR="005607A0" w:rsidRPr="001005BB">
          <w:rPr>
            <w:rStyle w:val="Hipervnculo"/>
            <w:noProof/>
          </w:rPr>
          <w:t>RF007: Estadísticas de requerimientos excepto casos</w:t>
        </w:r>
        <w:r w:rsidR="005607A0">
          <w:rPr>
            <w:noProof/>
            <w:webHidden/>
          </w:rPr>
          <w:tab/>
        </w:r>
        <w:r w:rsidR="005607A0">
          <w:rPr>
            <w:noProof/>
            <w:webHidden/>
          </w:rPr>
          <w:fldChar w:fldCharType="begin"/>
        </w:r>
        <w:r w:rsidR="005607A0">
          <w:rPr>
            <w:noProof/>
            <w:webHidden/>
          </w:rPr>
          <w:instrText xml:space="preserve"> PAGEREF _Toc14803648 \h </w:instrText>
        </w:r>
        <w:r w:rsidR="005607A0">
          <w:rPr>
            <w:noProof/>
            <w:webHidden/>
          </w:rPr>
        </w:r>
        <w:r w:rsidR="005607A0">
          <w:rPr>
            <w:noProof/>
            <w:webHidden/>
          </w:rPr>
          <w:fldChar w:fldCharType="separate"/>
        </w:r>
        <w:r w:rsidR="005607A0">
          <w:rPr>
            <w:noProof/>
            <w:webHidden/>
          </w:rPr>
          <w:t>13</w:t>
        </w:r>
        <w:r w:rsidR="005607A0">
          <w:rPr>
            <w:noProof/>
            <w:webHidden/>
          </w:rPr>
          <w:fldChar w:fldCharType="end"/>
        </w:r>
      </w:hyperlink>
    </w:p>
    <w:p w14:paraId="24D9E1C4" w14:textId="77777777" w:rsidR="005607A0" w:rsidRDefault="004F5645">
      <w:pPr>
        <w:pStyle w:val="TDC3"/>
        <w:tabs>
          <w:tab w:val="left" w:pos="1320"/>
          <w:tab w:val="right" w:leader="dot" w:pos="8828"/>
        </w:tabs>
        <w:rPr>
          <w:rFonts w:asciiTheme="minorHAnsi" w:eastAsiaTheme="minorEastAsia" w:hAnsiTheme="minorHAnsi" w:cstheme="minorBidi"/>
          <w:noProof/>
        </w:rPr>
      </w:pPr>
      <w:hyperlink w:anchor="_Toc14803649" w:history="1">
        <w:r w:rsidR="005607A0" w:rsidRPr="001005BB">
          <w:rPr>
            <w:rStyle w:val="Hipervnculo"/>
            <w:noProof/>
          </w:rPr>
          <w:t>1.1.3</w:t>
        </w:r>
        <w:r w:rsidR="005607A0">
          <w:rPr>
            <w:rFonts w:asciiTheme="minorHAnsi" w:eastAsiaTheme="minorEastAsia" w:hAnsiTheme="minorHAnsi" w:cstheme="minorBidi"/>
            <w:noProof/>
          </w:rPr>
          <w:tab/>
        </w:r>
        <w:r w:rsidR="005607A0" w:rsidRPr="001005BB">
          <w:rPr>
            <w:rStyle w:val="Hipervnculo"/>
            <w:noProof/>
          </w:rPr>
          <w:t>Proceso: Gestión de casos</w:t>
        </w:r>
        <w:r w:rsidR="005607A0">
          <w:rPr>
            <w:noProof/>
            <w:webHidden/>
          </w:rPr>
          <w:tab/>
        </w:r>
        <w:r w:rsidR="005607A0">
          <w:rPr>
            <w:noProof/>
            <w:webHidden/>
          </w:rPr>
          <w:fldChar w:fldCharType="begin"/>
        </w:r>
        <w:r w:rsidR="005607A0">
          <w:rPr>
            <w:noProof/>
            <w:webHidden/>
          </w:rPr>
          <w:instrText xml:space="preserve"> PAGEREF _Toc14803649 \h </w:instrText>
        </w:r>
        <w:r w:rsidR="005607A0">
          <w:rPr>
            <w:noProof/>
            <w:webHidden/>
          </w:rPr>
        </w:r>
        <w:r w:rsidR="005607A0">
          <w:rPr>
            <w:noProof/>
            <w:webHidden/>
          </w:rPr>
          <w:fldChar w:fldCharType="separate"/>
        </w:r>
        <w:r w:rsidR="005607A0">
          <w:rPr>
            <w:noProof/>
            <w:webHidden/>
          </w:rPr>
          <w:t>13</w:t>
        </w:r>
        <w:r w:rsidR="005607A0">
          <w:rPr>
            <w:noProof/>
            <w:webHidden/>
          </w:rPr>
          <w:fldChar w:fldCharType="end"/>
        </w:r>
      </w:hyperlink>
    </w:p>
    <w:p w14:paraId="55B6D885" w14:textId="77777777" w:rsidR="005607A0" w:rsidRDefault="004F5645">
      <w:pPr>
        <w:pStyle w:val="TDC4"/>
        <w:tabs>
          <w:tab w:val="right" w:leader="dot" w:pos="8828"/>
        </w:tabs>
        <w:rPr>
          <w:rFonts w:asciiTheme="minorHAnsi" w:eastAsiaTheme="minorEastAsia" w:hAnsiTheme="minorHAnsi" w:cstheme="minorBidi"/>
          <w:noProof/>
        </w:rPr>
      </w:pPr>
      <w:hyperlink w:anchor="_Toc14803650" w:history="1">
        <w:r w:rsidR="005607A0" w:rsidRPr="001005BB">
          <w:rPr>
            <w:rStyle w:val="Hipervnculo"/>
            <w:noProof/>
          </w:rPr>
          <w:t>RF008: Evaluar admisibilidad y complejidad del caso</w:t>
        </w:r>
        <w:r w:rsidR="005607A0">
          <w:rPr>
            <w:noProof/>
            <w:webHidden/>
          </w:rPr>
          <w:tab/>
        </w:r>
        <w:r w:rsidR="005607A0">
          <w:rPr>
            <w:noProof/>
            <w:webHidden/>
          </w:rPr>
          <w:fldChar w:fldCharType="begin"/>
        </w:r>
        <w:r w:rsidR="005607A0">
          <w:rPr>
            <w:noProof/>
            <w:webHidden/>
          </w:rPr>
          <w:instrText xml:space="preserve"> PAGEREF _Toc14803650 \h </w:instrText>
        </w:r>
        <w:r w:rsidR="005607A0">
          <w:rPr>
            <w:noProof/>
            <w:webHidden/>
          </w:rPr>
        </w:r>
        <w:r w:rsidR="005607A0">
          <w:rPr>
            <w:noProof/>
            <w:webHidden/>
          </w:rPr>
          <w:fldChar w:fldCharType="separate"/>
        </w:r>
        <w:r w:rsidR="005607A0">
          <w:rPr>
            <w:noProof/>
            <w:webHidden/>
          </w:rPr>
          <w:t>14</w:t>
        </w:r>
        <w:r w:rsidR="005607A0">
          <w:rPr>
            <w:noProof/>
            <w:webHidden/>
          </w:rPr>
          <w:fldChar w:fldCharType="end"/>
        </w:r>
      </w:hyperlink>
    </w:p>
    <w:p w14:paraId="629D489F" w14:textId="77777777" w:rsidR="005607A0" w:rsidRDefault="004F5645">
      <w:pPr>
        <w:pStyle w:val="TDC4"/>
        <w:tabs>
          <w:tab w:val="right" w:leader="dot" w:pos="8828"/>
        </w:tabs>
        <w:rPr>
          <w:rFonts w:asciiTheme="minorHAnsi" w:eastAsiaTheme="minorEastAsia" w:hAnsiTheme="minorHAnsi" w:cstheme="minorBidi"/>
          <w:noProof/>
        </w:rPr>
      </w:pPr>
      <w:hyperlink w:anchor="_Toc14803651" w:history="1">
        <w:r w:rsidR="005607A0" w:rsidRPr="001005BB">
          <w:rPr>
            <w:rStyle w:val="Hipervnculo"/>
            <w:noProof/>
          </w:rPr>
          <w:t>RF009: Asignación de casos a profesionales</w:t>
        </w:r>
        <w:r w:rsidR="005607A0">
          <w:rPr>
            <w:noProof/>
            <w:webHidden/>
          </w:rPr>
          <w:tab/>
        </w:r>
        <w:r w:rsidR="005607A0">
          <w:rPr>
            <w:noProof/>
            <w:webHidden/>
          </w:rPr>
          <w:fldChar w:fldCharType="begin"/>
        </w:r>
        <w:r w:rsidR="005607A0">
          <w:rPr>
            <w:noProof/>
            <w:webHidden/>
          </w:rPr>
          <w:instrText xml:space="preserve"> PAGEREF _Toc14803651 \h </w:instrText>
        </w:r>
        <w:r w:rsidR="005607A0">
          <w:rPr>
            <w:noProof/>
            <w:webHidden/>
          </w:rPr>
        </w:r>
        <w:r w:rsidR="005607A0">
          <w:rPr>
            <w:noProof/>
            <w:webHidden/>
          </w:rPr>
          <w:fldChar w:fldCharType="separate"/>
        </w:r>
        <w:r w:rsidR="005607A0">
          <w:rPr>
            <w:noProof/>
            <w:webHidden/>
          </w:rPr>
          <w:t>15</w:t>
        </w:r>
        <w:r w:rsidR="005607A0">
          <w:rPr>
            <w:noProof/>
            <w:webHidden/>
          </w:rPr>
          <w:fldChar w:fldCharType="end"/>
        </w:r>
      </w:hyperlink>
    </w:p>
    <w:p w14:paraId="46F7E197" w14:textId="77777777" w:rsidR="005607A0" w:rsidRDefault="004F5645">
      <w:pPr>
        <w:pStyle w:val="TDC4"/>
        <w:tabs>
          <w:tab w:val="right" w:leader="dot" w:pos="8828"/>
        </w:tabs>
        <w:rPr>
          <w:rFonts w:asciiTheme="minorHAnsi" w:eastAsiaTheme="minorEastAsia" w:hAnsiTheme="minorHAnsi" w:cstheme="minorBidi"/>
          <w:noProof/>
        </w:rPr>
      </w:pPr>
      <w:hyperlink w:anchor="_Toc14803652" w:history="1">
        <w:r w:rsidR="005607A0" w:rsidRPr="001005BB">
          <w:rPr>
            <w:rStyle w:val="Hipervnculo"/>
            <w:noProof/>
          </w:rPr>
          <w:t>RF010: Planificación de acciones de gestión</w:t>
        </w:r>
        <w:r w:rsidR="005607A0">
          <w:rPr>
            <w:noProof/>
            <w:webHidden/>
          </w:rPr>
          <w:tab/>
        </w:r>
        <w:r w:rsidR="005607A0">
          <w:rPr>
            <w:noProof/>
            <w:webHidden/>
          </w:rPr>
          <w:fldChar w:fldCharType="begin"/>
        </w:r>
        <w:r w:rsidR="005607A0">
          <w:rPr>
            <w:noProof/>
            <w:webHidden/>
          </w:rPr>
          <w:instrText xml:space="preserve"> PAGEREF _Toc14803652 \h </w:instrText>
        </w:r>
        <w:r w:rsidR="005607A0">
          <w:rPr>
            <w:noProof/>
            <w:webHidden/>
          </w:rPr>
        </w:r>
        <w:r w:rsidR="005607A0">
          <w:rPr>
            <w:noProof/>
            <w:webHidden/>
          </w:rPr>
          <w:fldChar w:fldCharType="separate"/>
        </w:r>
        <w:r w:rsidR="005607A0">
          <w:rPr>
            <w:noProof/>
            <w:webHidden/>
          </w:rPr>
          <w:t>16</w:t>
        </w:r>
        <w:r w:rsidR="005607A0">
          <w:rPr>
            <w:noProof/>
            <w:webHidden/>
          </w:rPr>
          <w:fldChar w:fldCharType="end"/>
        </w:r>
      </w:hyperlink>
    </w:p>
    <w:p w14:paraId="2E9631ED" w14:textId="77777777" w:rsidR="005607A0" w:rsidRDefault="004F5645">
      <w:pPr>
        <w:pStyle w:val="TDC4"/>
        <w:tabs>
          <w:tab w:val="right" w:leader="dot" w:pos="8828"/>
        </w:tabs>
        <w:rPr>
          <w:rFonts w:asciiTheme="minorHAnsi" w:eastAsiaTheme="minorEastAsia" w:hAnsiTheme="minorHAnsi" w:cstheme="minorBidi"/>
          <w:noProof/>
        </w:rPr>
      </w:pPr>
      <w:hyperlink w:anchor="_Toc14803653" w:history="1">
        <w:r w:rsidR="005607A0" w:rsidRPr="001005BB">
          <w:rPr>
            <w:rStyle w:val="Hipervnculo"/>
            <w:noProof/>
          </w:rPr>
          <w:t>RF011: Respuesta del caso según complejidad 1</w:t>
        </w:r>
        <w:r w:rsidR="005607A0">
          <w:rPr>
            <w:noProof/>
            <w:webHidden/>
          </w:rPr>
          <w:tab/>
        </w:r>
        <w:r w:rsidR="005607A0">
          <w:rPr>
            <w:noProof/>
            <w:webHidden/>
          </w:rPr>
          <w:fldChar w:fldCharType="begin"/>
        </w:r>
        <w:r w:rsidR="005607A0">
          <w:rPr>
            <w:noProof/>
            <w:webHidden/>
          </w:rPr>
          <w:instrText xml:space="preserve"> PAGEREF _Toc14803653 \h </w:instrText>
        </w:r>
        <w:r w:rsidR="005607A0">
          <w:rPr>
            <w:noProof/>
            <w:webHidden/>
          </w:rPr>
        </w:r>
        <w:r w:rsidR="005607A0">
          <w:rPr>
            <w:noProof/>
            <w:webHidden/>
          </w:rPr>
          <w:fldChar w:fldCharType="separate"/>
        </w:r>
        <w:r w:rsidR="005607A0">
          <w:rPr>
            <w:noProof/>
            <w:webHidden/>
          </w:rPr>
          <w:t>17</w:t>
        </w:r>
        <w:r w:rsidR="005607A0">
          <w:rPr>
            <w:noProof/>
            <w:webHidden/>
          </w:rPr>
          <w:fldChar w:fldCharType="end"/>
        </w:r>
      </w:hyperlink>
    </w:p>
    <w:p w14:paraId="5306234B" w14:textId="77777777" w:rsidR="005607A0" w:rsidRDefault="004F5645">
      <w:pPr>
        <w:pStyle w:val="TDC4"/>
        <w:tabs>
          <w:tab w:val="right" w:leader="dot" w:pos="8828"/>
        </w:tabs>
        <w:rPr>
          <w:rFonts w:asciiTheme="minorHAnsi" w:eastAsiaTheme="minorEastAsia" w:hAnsiTheme="minorHAnsi" w:cstheme="minorBidi"/>
          <w:noProof/>
        </w:rPr>
      </w:pPr>
      <w:hyperlink w:anchor="_Toc14803654" w:history="1">
        <w:r w:rsidR="005607A0" w:rsidRPr="001005BB">
          <w:rPr>
            <w:rStyle w:val="Hipervnculo"/>
            <w:noProof/>
          </w:rPr>
          <w:t>RF012: Carga de trabajo de profesionales</w:t>
        </w:r>
        <w:r w:rsidR="005607A0">
          <w:rPr>
            <w:noProof/>
            <w:webHidden/>
          </w:rPr>
          <w:tab/>
        </w:r>
        <w:r w:rsidR="005607A0">
          <w:rPr>
            <w:noProof/>
            <w:webHidden/>
          </w:rPr>
          <w:fldChar w:fldCharType="begin"/>
        </w:r>
        <w:r w:rsidR="005607A0">
          <w:rPr>
            <w:noProof/>
            <w:webHidden/>
          </w:rPr>
          <w:instrText xml:space="preserve"> PAGEREF _Toc14803654 \h </w:instrText>
        </w:r>
        <w:r w:rsidR="005607A0">
          <w:rPr>
            <w:noProof/>
            <w:webHidden/>
          </w:rPr>
        </w:r>
        <w:r w:rsidR="005607A0">
          <w:rPr>
            <w:noProof/>
            <w:webHidden/>
          </w:rPr>
          <w:fldChar w:fldCharType="separate"/>
        </w:r>
        <w:r w:rsidR="005607A0">
          <w:rPr>
            <w:noProof/>
            <w:webHidden/>
          </w:rPr>
          <w:t>17</w:t>
        </w:r>
        <w:r w:rsidR="005607A0">
          <w:rPr>
            <w:noProof/>
            <w:webHidden/>
          </w:rPr>
          <w:fldChar w:fldCharType="end"/>
        </w:r>
      </w:hyperlink>
    </w:p>
    <w:p w14:paraId="2D84D80D" w14:textId="77777777" w:rsidR="005607A0" w:rsidRDefault="004F5645">
      <w:pPr>
        <w:pStyle w:val="TDC4"/>
        <w:tabs>
          <w:tab w:val="right" w:leader="dot" w:pos="8828"/>
        </w:tabs>
        <w:rPr>
          <w:rFonts w:asciiTheme="minorHAnsi" w:eastAsiaTheme="minorEastAsia" w:hAnsiTheme="minorHAnsi" w:cstheme="minorBidi"/>
          <w:noProof/>
        </w:rPr>
      </w:pPr>
      <w:hyperlink w:anchor="_Toc14803655" w:history="1">
        <w:r w:rsidR="005607A0" w:rsidRPr="001005BB">
          <w:rPr>
            <w:rStyle w:val="Hipervnculo"/>
            <w:noProof/>
          </w:rPr>
          <w:t>RF013: Creación de la Ficha interna reservada</w:t>
        </w:r>
        <w:r w:rsidR="005607A0">
          <w:rPr>
            <w:noProof/>
            <w:webHidden/>
          </w:rPr>
          <w:tab/>
        </w:r>
        <w:r w:rsidR="005607A0">
          <w:rPr>
            <w:noProof/>
            <w:webHidden/>
          </w:rPr>
          <w:fldChar w:fldCharType="begin"/>
        </w:r>
        <w:r w:rsidR="005607A0">
          <w:rPr>
            <w:noProof/>
            <w:webHidden/>
          </w:rPr>
          <w:instrText xml:space="preserve"> PAGEREF _Toc14803655 \h </w:instrText>
        </w:r>
        <w:r w:rsidR="005607A0">
          <w:rPr>
            <w:noProof/>
            <w:webHidden/>
          </w:rPr>
        </w:r>
        <w:r w:rsidR="005607A0">
          <w:rPr>
            <w:noProof/>
            <w:webHidden/>
          </w:rPr>
          <w:fldChar w:fldCharType="separate"/>
        </w:r>
        <w:r w:rsidR="005607A0">
          <w:rPr>
            <w:noProof/>
            <w:webHidden/>
          </w:rPr>
          <w:t>18</w:t>
        </w:r>
        <w:r w:rsidR="005607A0">
          <w:rPr>
            <w:noProof/>
            <w:webHidden/>
          </w:rPr>
          <w:fldChar w:fldCharType="end"/>
        </w:r>
      </w:hyperlink>
    </w:p>
    <w:p w14:paraId="5C614276" w14:textId="77777777" w:rsidR="005607A0" w:rsidRDefault="004F5645">
      <w:pPr>
        <w:pStyle w:val="TDC4"/>
        <w:tabs>
          <w:tab w:val="right" w:leader="dot" w:pos="8828"/>
        </w:tabs>
        <w:rPr>
          <w:rFonts w:asciiTheme="minorHAnsi" w:eastAsiaTheme="minorEastAsia" w:hAnsiTheme="minorHAnsi" w:cstheme="minorBidi"/>
          <w:noProof/>
        </w:rPr>
      </w:pPr>
      <w:hyperlink w:anchor="_Toc14803656" w:history="1">
        <w:r w:rsidR="005607A0" w:rsidRPr="001005BB">
          <w:rPr>
            <w:rStyle w:val="Hipervnculo"/>
            <w:noProof/>
          </w:rPr>
          <w:t>RF014: Actualización de la ficha interna reservada</w:t>
        </w:r>
        <w:r w:rsidR="005607A0">
          <w:rPr>
            <w:noProof/>
            <w:webHidden/>
          </w:rPr>
          <w:tab/>
        </w:r>
        <w:r w:rsidR="005607A0">
          <w:rPr>
            <w:noProof/>
            <w:webHidden/>
          </w:rPr>
          <w:fldChar w:fldCharType="begin"/>
        </w:r>
        <w:r w:rsidR="005607A0">
          <w:rPr>
            <w:noProof/>
            <w:webHidden/>
          </w:rPr>
          <w:instrText xml:space="preserve"> PAGEREF _Toc14803656 \h </w:instrText>
        </w:r>
        <w:r w:rsidR="005607A0">
          <w:rPr>
            <w:noProof/>
            <w:webHidden/>
          </w:rPr>
        </w:r>
        <w:r w:rsidR="005607A0">
          <w:rPr>
            <w:noProof/>
            <w:webHidden/>
          </w:rPr>
          <w:fldChar w:fldCharType="separate"/>
        </w:r>
        <w:r w:rsidR="005607A0">
          <w:rPr>
            <w:noProof/>
            <w:webHidden/>
          </w:rPr>
          <w:t>20</w:t>
        </w:r>
        <w:r w:rsidR="005607A0">
          <w:rPr>
            <w:noProof/>
            <w:webHidden/>
          </w:rPr>
          <w:fldChar w:fldCharType="end"/>
        </w:r>
      </w:hyperlink>
    </w:p>
    <w:p w14:paraId="1A3F9D9C" w14:textId="77777777" w:rsidR="005607A0" w:rsidRDefault="004F5645">
      <w:pPr>
        <w:pStyle w:val="TDC4"/>
        <w:tabs>
          <w:tab w:val="right" w:leader="dot" w:pos="8828"/>
        </w:tabs>
        <w:rPr>
          <w:rFonts w:asciiTheme="minorHAnsi" w:eastAsiaTheme="minorEastAsia" w:hAnsiTheme="minorHAnsi" w:cstheme="minorBidi"/>
          <w:noProof/>
        </w:rPr>
      </w:pPr>
      <w:hyperlink w:anchor="_Toc14803657" w:history="1">
        <w:r w:rsidR="005607A0" w:rsidRPr="001005BB">
          <w:rPr>
            <w:rStyle w:val="Hipervnculo"/>
            <w:noProof/>
          </w:rPr>
          <w:t>RF015: Seguimiento de Casos</w:t>
        </w:r>
        <w:r w:rsidR="005607A0">
          <w:rPr>
            <w:noProof/>
            <w:webHidden/>
          </w:rPr>
          <w:tab/>
        </w:r>
        <w:r w:rsidR="005607A0">
          <w:rPr>
            <w:noProof/>
            <w:webHidden/>
          </w:rPr>
          <w:fldChar w:fldCharType="begin"/>
        </w:r>
        <w:r w:rsidR="005607A0">
          <w:rPr>
            <w:noProof/>
            <w:webHidden/>
          </w:rPr>
          <w:instrText xml:space="preserve"> PAGEREF _Toc14803657 \h </w:instrText>
        </w:r>
        <w:r w:rsidR="005607A0">
          <w:rPr>
            <w:noProof/>
            <w:webHidden/>
          </w:rPr>
        </w:r>
        <w:r w:rsidR="005607A0">
          <w:rPr>
            <w:noProof/>
            <w:webHidden/>
          </w:rPr>
          <w:fldChar w:fldCharType="separate"/>
        </w:r>
        <w:r w:rsidR="005607A0">
          <w:rPr>
            <w:noProof/>
            <w:webHidden/>
          </w:rPr>
          <w:t>20</w:t>
        </w:r>
        <w:r w:rsidR="005607A0">
          <w:rPr>
            <w:noProof/>
            <w:webHidden/>
          </w:rPr>
          <w:fldChar w:fldCharType="end"/>
        </w:r>
      </w:hyperlink>
    </w:p>
    <w:p w14:paraId="158E1D00" w14:textId="77777777" w:rsidR="005607A0" w:rsidRDefault="004F5645">
      <w:pPr>
        <w:pStyle w:val="TDC4"/>
        <w:tabs>
          <w:tab w:val="right" w:leader="dot" w:pos="8828"/>
        </w:tabs>
        <w:rPr>
          <w:rFonts w:asciiTheme="minorHAnsi" w:eastAsiaTheme="minorEastAsia" w:hAnsiTheme="minorHAnsi" w:cstheme="minorBidi"/>
          <w:noProof/>
        </w:rPr>
      </w:pPr>
      <w:hyperlink w:anchor="_Toc14803658" w:history="1">
        <w:r w:rsidR="005607A0" w:rsidRPr="001005BB">
          <w:rPr>
            <w:rStyle w:val="Hipervnculo"/>
            <w:noProof/>
          </w:rPr>
          <w:t>RF016: Término anticipado del caso</w:t>
        </w:r>
        <w:r w:rsidR="005607A0">
          <w:rPr>
            <w:noProof/>
            <w:webHidden/>
          </w:rPr>
          <w:tab/>
        </w:r>
        <w:r w:rsidR="005607A0">
          <w:rPr>
            <w:noProof/>
            <w:webHidden/>
          </w:rPr>
          <w:fldChar w:fldCharType="begin"/>
        </w:r>
        <w:r w:rsidR="005607A0">
          <w:rPr>
            <w:noProof/>
            <w:webHidden/>
          </w:rPr>
          <w:instrText xml:space="preserve"> PAGEREF _Toc14803658 \h </w:instrText>
        </w:r>
        <w:r w:rsidR="005607A0">
          <w:rPr>
            <w:noProof/>
            <w:webHidden/>
          </w:rPr>
        </w:r>
        <w:r w:rsidR="005607A0">
          <w:rPr>
            <w:noProof/>
            <w:webHidden/>
          </w:rPr>
          <w:fldChar w:fldCharType="separate"/>
        </w:r>
        <w:r w:rsidR="005607A0">
          <w:rPr>
            <w:noProof/>
            <w:webHidden/>
          </w:rPr>
          <w:t>21</w:t>
        </w:r>
        <w:r w:rsidR="005607A0">
          <w:rPr>
            <w:noProof/>
            <w:webHidden/>
          </w:rPr>
          <w:fldChar w:fldCharType="end"/>
        </w:r>
      </w:hyperlink>
    </w:p>
    <w:p w14:paraId="07FB4CBD" w14:textId="77777777" w:rsidR="005607A0" w:rsidRDefault="004F5645">
      <w:pPr>
        <w:pStyle w:val="TDC4"/>
        <w:tabs>
          <w:tab w:val="right" w:leader="dot" w:pos="8828"/>
        </w:tabs>
        <w:rPr>
          <w:rFonts w:asciiTheme="minorHAnsi" w:eastAsiaTheme="minorEastAsia" w:hAnsiTheme="minorHAnsi" w:cstheme="minorBidi"/>
          <w:noProof/>
        </w:rPr>
      </w:pPr>
      <w:hyperlink w:anchor="_Toc14803659" w:history="1">
        <w:r w:rsidR="005607A0" w:rsidRPr="001005BB">
          <w:rPr>
            <w:rStyle w:val="Hipervnculo"/>
            <w:noProof/>
          </w:rPr>
          <w:t>RF017: Cierre del caso</w:t>
        </w:r>
        <w:r w:rsidR="005607A0">
          <w:rPr>
            <w:noProof/>
            <w:webHidden/>
          </w:rPr>
          <w:tab/>
        </w:r>
        <w:r w:rsidR="005607A0">
          <w:rPr>
            <w:noProof/>
            <w:webHidden/>
          </w:rPr>
          <w:fldChar w:fldCharType="begin"/>
        </w:r>
        <w:r w:rsidR="005607A0">
          <w:rPr>
            <w:noProof/>
            <w:webHidden/>
          </w:rPr>
          <w:instrText xml:space="preserve"> PAGEREF _Toc14803659 \h </w:instrText>
        </w:r>
        <w:r w:rsidR="005607A0">
          <w:rPr>
            <w:noProof/>
            <w:webHidden/>
          </w:rPr>
        </w:r>
        <w:r w:rsidR="005607A0">
          <w:rPr>
            <w:noProof/>
            <w:webHidden/>
          </w:rPr>
          <w:fldChar w:fldCharType="separate"/>
        </w:r>
        <w:r w:rsidR="005607A0">
          <w:rPr>
            <w:noProof/>
            <w:webHidden/>
          </w:rPr>
          <w:t>22</w:t>
        </w:r>
        <w:r w:rsidR="005607A0">
          <w:rPr>
            <w:noProof/>
            <w:webHidden/>
          </w:rPr>
          <w:fldChar w:fldCharType="end"/>
        </w:r>
      </w:hyperlink>
    </w:p>
    <w:p w14:paraId="4EBBA9EE" w14:textId="77777777" w:rsidR="005607A0" w:rsidRDefault="004F5645">
      <w:pPr>
        <w:pStyle w:val="TDC4"/>
        <w:tabs>
          <w:tab w:val="right" w:leader="dot" w:pos="8828"/>
        </w:tabs>
        <w:rPr>
          <w:rFonts w:asciiTheme="minorHAnsi" w:eastAsiaTheme="minorEastAsia" w:hAnsiTheme="minorHAnsi" w:cstheme="minorBidi"/>
          <w:noProof/>
        </w:rPr>
      </w:pPr>
      <w:hyperlink w:anchor="_Toc14803660" w:history="1">
        <w:r w:rsidR="005607A0" w:rsidRPr="001005BB">
          <w:rPr>
            <w:rStyle w:val="Hipervnculo"/>
            <w:noProof/>
          </w:rPr>
          <w:t>RF018: Administración y visualización de puntos focales</w:t>
        </w:r>
        <w:r w:rsidR="005607A0">
          <w:rPr>
            <w:noProof/>
            <w:webHidden/>
          </w:rPr>
          <w:tab/>
        </w:r>
        <w:r w:rsidR="005607A0">
          <w:rPr>
            <w:noProof/>
            <w:webHidden/>
          </w:rPr>
          <w:fldChar w:fldCharType="begin"/>
        </w:r>
        <w:r w:rsidR="005607A0">
          <w:rPr>
            <w:noProof/>
            <w:webHidden/>
          </w:rPr>
          <w:instrText xml:space="preserve"> PAGEREF _Toc14803660 \h </w:instrText>
        </w:r>
        <w:r w:rsidR="005607A0">
          <w:rPr>
            <w:noProof/>
            <w:webHidden/>
          </w:rPr>
        </w:r>
        <w:r w:rsidR="005607A0">
          <w:rPr>
            <w:noProof/>
            <w:webHidden/>
          </w:rPr>
          <w:fldChar w:fldCharType="separate"/>
        </w:r>
        <w:r w:rsidR="005607A0">
          <w:rPr>
            <w:noProof/>
            <w:webHidden/>
          </w:rPr>
          <w:t>22</w:t>
        </w:r>
        <w:r w:rsidR="005607A0">
          <w:rPr>
            <w:noProof/>
            <w:webHidden/>
          </w:rPr>
          <w:fldChar w:fldCharType="end"/>
        </w:r>
      </w:hyperlink>
    </w:p>
    <w:p w14:paraId="1072DCF1" w14:textId="77777777" w:rsidR="005607A0" w:rsidRDefault="004F5645">
      <w:pPr>
        <w:pStyle w:val="TDC4"/>
        <w:tabs>
          <w:tab w:val="right" w:leader="dot" w:pos="8828"/>
        </w:tabs>
        <w:rPr>
          <w:rFonts w:asciiTheme="minorHAnsi" w:eastAsiaTheme="minorEastAsia" w:hAnsiTheme="minorHAnsi" w:cstheme="minorBidi"/>
          <w:noProof/>
        </w:rPr>
      </w:pPr>
      <w:hyperlink w:anchor="_Toc14803661" w:history="1">
        <w:r w:rsidR="005607A0" w:rsidRPr="001005BB">
          <w:rPr>
            <w:rStyle w:val="Hipervnculo"/>
            <w:noProof/>
          </w:rPr>
          <w:t>RF019: Gestión de la carpeta de casos y restricción para visualización</w:t>
        </w:r>
        <w:r w:rsidR="005607A0">
          <w:rPr>
            <w:noProof/>
            <w:webHidden/>
          </w:rPr>
          <w:tab/>
        </w:r>
        <w:r w:rsidR="005607A0">
          <w:rPr>
            <w:noProof/>
            <w:webHidden/>
          </w:rPr>
          <w:fldChar w:fldCharType="begin"/>
        </w:r>
        <w:r w:rsidR="005607A0">
          <w:rPr>
            <w:noProof/>
            <w:webHidden/>
          </w:rPr>
          <w:instrText xml:space="preserve"> PAGEREF _Toc14803661 \h </w:instrText>
        </w:r>
        <w:r w:rsidR="005607A0">
          <w:rPr>
            <w:noProof/>
            <w:webHidden/>
          </w:rPr>
        </w:r>
        <w:r w:rsidR="005607A0">
          <w:rPr>
            <w:noProof/>
            <w:webHidden/>
          </w:rPr>
          <w:fldChar w:fldCharType="separate"/>
        </w:r>
        <w:r w:rsidR="005607A0">
          <w:rPr>
            <w:noProof/>
            <w:webHidden/>
          </w:rPr>
          <w:t>23</w:t>
        </w:r>
        <w:r w:rsidR="005607A0">
          <w:rPr>
            <w:noProof/>
            <w:webHidden/>
          </w:rPr>
          <w:fldChar w:fldCharType="end"/>
        </w:r>
      </w:hyperlink>
    </w:p>
    <w:p w14:paraId="2192B5FC" w14:textId="6C0196B2" w:rsidR="005607A0" w:rsidRDefault="004F5645">
      <w:pPr>
        <w:pStyle w:val="TDC4"/>
        <w:tabs>
          <w:tab w:val="right" w:leader="dot" w:pos="8828"/>
        </w:tabs>
        <w:rPr>
          <w:rFonts w:asciiTheme="minorHAnsi" w:eastAsiaTheme="minorEastAsia" w:hAnsiTheme="minorHAnsi" w:cstheme="minorBidi"/>
          <w:noProof/>
        </w:rPr>
      </w:pPr>
      <w:hyperlink w:anchor="_Toc14803662" w:history="1">
        <w:r w:rsidR="005607A0" w:rsidRPr="001005BB">
          <w:rPr>
            <w:rStyle w:val="Hipervnculo"/>
            <w:noProof/>
          </w:rPr>
          <w:t>RF020: Vincular o agrupar casos</w:t>
        </w:r>
        <w:r w:rsidR="00297927">
          <w:rPr>
            <w:rStyle w:val="Hipervnculo"/>
            <w:noProof/>
          </w:rPr>
          <w:t xml:space="preserve"> (No realizado)</w:t>
        </w:r>
        <w:r w:rsidR="005607A0">
          <w:rPr>
            <w:noProof/>
            <w:webHidden/>
          </w:rPr>
          <w:tab/>
        </w:r>
        <w:r w:rsidR="005607A0">
          <w:rPr>
            <w:noProof/>
            <w:webHidden/>
          </w:rPr>
          <w:fldChar w:fldCharType="begin"/>
        </w:r>
        <w:r w:rsidR="005607A0">
          <w:rPr>
            <w:noProof/>
            <w:webHidden/>
          </w:rPr>
          <w:instrText xml:space="preserve"> PAGEREF _Toc14803662 \h </w:instrText>
        </w:r>
        <w:r w:rsidR="005607A0">
          <w:rPr>
            <w:noProof/>
            <w:webHidden/>
          </w:rPr>
        </w:r>
        <w:r w:rsidR="005607A0">
          <w:rPr>
            <w:noProof/>
            <w:webHidden/>
          </w:rPr>
          <w:fldChar w:fldCharType="separate"/>
        </w:r>
        <w:r w:rsidR="005607A0">
          <w:rPr>
            <w:noProof/>
            <w:webHidden/>
          </w:rPr>
          <w:t>24</w:t>
        </w:r>
        <w:r w:rsidR="005607A0">
          <w:rPr>
            <w:noProof/>
            <w:webHidden/>
          </w:rPr>
          <w:fldChar w:fldCharType="end"/>
        </w:r>
      </w:hyperlink>
    </w:p>
    <w:p w14:paraId="145C5360" w14:textId="77672F80" w:rsidR="005607A0" w:rsidRDefault="004F5645">
      <w:pPr>
        <w:pStyle w:val="TDC4"/>
        <w:tabs>
          <w:tab w:val="right" w:leader="dot" w:pos="8828"/>
        </w:tabs>
        <w:rPr>
          <w:rFonts w:asciiTheme="minorHAnsi" w:eastAsiaTheme="minorEastAsia" w:hAnsiTheme="minorHAnsi" w:cstheme="minorBidi"/>
          <w:noProof/>
        </w:rPr>
      </w:pPr>
      <w:hyperlink w:anchor="_Toc14803663" w:history="1">
        <w:r w:rsidR="005607A0" w:rsidRPr="001005BB">
          <w:rPr>
            <w:rStyle w:val="Hipervnculo"/>
            <w:noProof/>
          </w:rPr>
          <w:t>RF021: Desvincular o desagrupar casos</w:t>
        </w:r>
        <w:r w:rsidR="00297927">
          <w:rPr>
            <w:rStyle w:val="Hipervnculo"/>
            <w:noProof/>
          </w:rPr>
          <w:t xml:space="preserve"> (no realizado)</w:t>
        </w:r>
        <w:r w:rsidR="005607A0">
          <w:rPr>
            <w:noProof/>
            <w:webHidden/>
          </w:rPr>
          <w:tab/>
        </w:r>
        <w:r w:rsidR="005607A0">
          <w:rPr>
            <w:noProof/>
            <w:webHidden/>
          </w:rPr>
          <w:fldChar w:fldCharType="begin"/>
        </w:r>
        <w:r w:rsidR="005607A0">
          <w:rPr>
            <w:noProof/>
            <w:webHidden/>
          </w:rPr>
          <w:instrText xml:space="preserve"> PAGEREF _Toc14803663 \h </w:instrText>
        </w:r>
        <w:r w:rsidR="005607A0">
          <w:rPr>
            <w:noProof/>
            <w:webHidden/>
          </w:rPr>
        </w:r>
        <w:r w:rsidR="005607A0">
          <w:rPr>
            <w:noProof/>
            <w:webHidden/>
          </w:rPr>
          <w:fldChar w:fldCharType="separate"/>
        </w:r>
        <w:r w:rsidR="005607A0">
          <w:rPr>
            <w:noProof/>
            <w:webHidden/>
          </w:rPr>
          <w:t>25</w:t>
        </w:r>
        <w:r w:rsidR="005607A0">
          <w:rPr>
            <w:noProof/>
            <w:webHidden/>
          </w:rPr>
          <w:fldChar w:fldCharType="end"/>
        </w:r>
      </w:hyperlink>
    </w:p>
    <w:p w14:paraId="34F740A6" w14:textId="3A9D8E42" w:rsidR="005607A0" w:rsidRDefault="004F5645">
      <w:pPr>
        <w:pStyle w:val="TDC4"/>
        <w:tabs>
          <w:tab w:val="right" w:leader="dot" w:pos="8828"/>
        </w:tabs>
        <w:rPr>
          <w:rFonts w:asciiTheme="minorHAnsi" w:eastAsiaTheme="minorEastAsia" w:hAnsiTheme="minorHAnsi" w:cstheme="minorBidi"/>
          <w:noProof/>
        </w:rPr>
      </w:pPr>
      <w:hyperlink w:anchor="_Toc14803664" w:history="1">
        <w:r w:rsidR="005607A0" w:rsidRPr="001005BB">
          <w:rPr>
            <w:rStyle w:val="Hipervnculo"/>
            <w:noProof/>
          </w:rPr>
          <w:t>RF022: Dividir casos</w:t>
        </w:r>
        <w:r w:rsidR="00297927">
          <w:rPr>
            <w:rStyle w:val="Hipervnculo"/>
            <w:noProof/>
          </w:rPr>
          <w:t xml:space="preserve"> (no realizado)</w:t>
        </w:r>
        <w:r w:rsidR="005607A0">
          <w:rPr>
            <w:noProof/>
            <w:webHidden/>
          </w:rPr>
          <w:tab/>
        </w:r>
        <w:r w:rsidR="005607A0">
          <w:rPr>
            <w:noProof/>
            <w:webHidden/>
          </w:rPr>
          <w:fldChar w:fldCharType="begin"/>
        </w:r>
        <w:r w:rsidR="005607A0">
          <w:rPr>
            <w:noProof/>
            <w:webHidden/>
          </w:rPr>
          <w:instrText xml:space="preserve"> PAGEREF _Toc14803664 \h </w:instrText>
        </w:r>
        <w:r w:rsidR="005607A0">
          <w:rPr>
            <w:noProof/>
            <w:webHidden/>
          </w:rPr>
        </w:r>
        <w:r w:rsidR="005607A0">
          <w:rPr>
            <w:noProof/>
            <w:webHidden/>
          </w:rPr>
          <w:fldChar w:fldCharType="separate"/>
        </w:r>
        <w:r w:rsidR="005607A0">
          <w:rPr>
            <w:noProof/>
            <w:webHidden/>
          </w:rPr>
          <w:t>26</w:t>
        </w:r>
        <w:r w:rsidR="005607A0">
          <w:rPr>
            <w:noProof/>
            <w:webHidden/>
          </w:rPr>
          <w:fldChar w:fldCharType="end"/>
        </w:r>
      </w:hyperlink>
    </w:p>
    <w:p w14:paraId="0C77F1AE" w14:textId="77777777" w:rsidR="005607A0" w:rsidRDefault="004F5645">
      <w:pPr>
        <w:pStyle w:val="TDC4"/>
        <w:tabs>
          <w:tab w:val="right" w:leader="dot" w:pos="8828"/>
        </w:tabs>
        <w:rPr>
          <w:rFonts w:asciiTheme="minorHAnsi" w:eastAsiaTheme="minorEastAsia" w:hAnsiTheme="minorHAnsi" w:cstheme="minorBidi"/>
          <w:noProof/>
        </w:rPr>
      </w:pPr>
      <w:hyperlink w:anchor="_Toc14803665" w:history="1">
        <w:r w:rsidR="005607A0" w:rsidRPr="001005BB">
          <w:rPr>
            <w:rStyle w:val="Hipervnculo"/>
            <w:noProof/>
          </w:rPr>
          <w:t>RF023: Visualización del estado del avance del caso</w:t>
        </w:r>
        <w:r w:rsidR="005607A0">
          <w:rPr>
            <w:noProof/>
            <w:webHidden/>
          </w:rPr>
          <w:tab/>
        </w:r>
        <w:r w:rsidR="005607A0">
          <w:rPr>
            <w:noProof/>
            <w:webHidden/>
          </w:rPr>
          <w:fldChar w:fldCharType="begin"/>
        </w:r>
        <w:r w:rsidR="005607A0">
          <w:rPr>
            <w:noProof/>
            <w:webHidden/>
          </w:rPr>
          <w:instrText xml:space="preserve"> PAGEREF _Toc14803665 \h </w:instrText>
        </w:r>
        <w:r w:rsidR="005607A0">
          <w:rPr>
            <w:noProof/>
            <w:webHidden/>
          </w:rPr>
        </w:r>
        <w:r w:rsidR="005607A0">
          <w:rPr>
            <w:noProof/>
            <w:webHidden/>
          </w:rPr>
          <w:fldChar w:fldCharType="separate"/>
        </w:r>
        <w:r w:rsidR="005607A0">
          <w:rPr>
            <w:noProof/>
            <w:webHidden/>
          </w:rPr>
          <w:t>27</w:t>
        </w:r>
        <w:r w:rsidR="005607A0">
          <w:rPr>
            <w:noProof/>
            <w:webHidden/>
          </w:rPr>
          <w:fldChar w:fldCharType="end"/>
        </w:r>
      </w:hyperlink>
    </w:p>
    <w:p w14:paraId="707F5DB9" w14:textId="77777777" w:rsidR="005607A0" w:rsidRDefault="004F5645">
      <w:pPr>
        <w:pStyle w:val="TDC4"/>
        <w:tabs>
          <w:tab w:val="right" w:leader="dot" w:pos="8828"/>
        </w:tabs>
        <w:rPr>
          <w:rFonts w:asciiTheme="minorHAnsi" w:eastAsiaTheme="minorEastAsia" w:hAnsiTheme="minorHAnsi" w:cstheme="minorBidi"/>
          <w:noProof/>
        </w:rPr>
      </w:pPr>
      <w:hyperlink w:anchor="_Toc14803666" w:history="1">
        <w:r w:rsidR="005607A0" w:rsidRPr="001005BB">
          <w:rPr>
            <w:rStyle w:val="Hipervnculo"/>
            <w:noProof/>
          </w:rPr>
          <w:t>RF024: Seguimiento de casos cerrados</w:t>
        </w:r>
        <w:r w:rsidR="005607A0">
          <w:rPr>
            <w:noProof/>
            <w:webHidden/>
          </w:rPr>
          <w:tab/>
        </w:r>
        <w:r w:rsidR="005607A0">
          <w:rPr>
            <w:noProof/>
            <w:webHidden/>
          </w:rPr>
          <w:fldChar w:fldCharType="begin"/>
        </w:r>
        <w:r w:rsidR="005607A0">
          <w:rPr>
            <w:noProof/>
            <w:webHidden/>
          </w:rPr>
          <w:instrText xml:space="preserve"> PAGEREF _Toc14803666 \h </w:instrText>
        </w:r>
        <w:r w:rsidR="005607A0">
          <w:rPr>
            <w:noProof/>
            <w:webHidden/>
          </w:rPr>
        </w:r>
        <w:r w:rsidR="005607A0">
          <w:rPr>
            <w:noProof/>
            <w:webHidden/>
          </w:rPr>
          <w:fldChar w:fldCharType="separate"/>
        </w:r>
        <w:r w:rsidR="005607A0">
          <w:rPr>
            <w:noProof/>
            <w:webHidden/>
          </w:rPr>
          <w:t>27</w:t>
        </w:r>
        <w:r w:rsidR="005607A0">
          <w:rPr>
            <w:noProof/>
            <w:webHidden/>
          </w:rPr>
          <w:fldChar w:fldCharType="end"/>
        </w:r>
      </w:hyperlink>
    </w:p>
    <w:p w14:paraId="613B8747" w14:textId="77777777" w:rsidR="005607A0" w:rsidRDefault="004F5645">
      <w:pPr>
        <w:pStyle w:val="TDC4"/>
        <w:tabs>
          <w:tab w:val="right" w:leader="dot" w:pos="8828"/>
        </w:tabs>
        <w:rPr>
          <w:rFonts w:asciiTheme="minorHAnsi" w:eastAsiaTheme="minorEastAsia" w:hAnsiTheme="minorHAnsi" w:cstheme="minorBidi"/>
          <w:noProof/>
        </w:rPr>
      </w:pPr>
      <w:hyperlink w:anchor="_Toc14803667" w:history="1">
        <w:r w:rsidR="005607A0" w:rsidRPr="001005BB">
          <w:rPr>
            <w:rStyle w:val="Hipervnculo"/>
            <w:noProof/>
          </w:rPr>
          <w:t>RF025: Actualización de derechos vulnerados</w:t>
        </w:r>
        <w:r w:rsidR="005607A0">
          <w:rPr>
            <w:noProof/>
            <w:webHidden/>
          </w:rPr>
          <w:tab/>
        </w:r>
        <w:r w:rsidR="005607A0">
          <w:rPr>
            <w:noProof/>
            <w:webHidden/>
          </w:rPr>
          <w:fldChar w:fldCharType="begin"/>
        </w:r>
        <w:r w:rsidR="005607A0">
          <w:rPr>
            <w:noProof/>
            <w:webHidden/>
          </w:rPr>
          <w:instrText xml:space="preserve"> PAGEREF _Toc14803667 \h </w:instrText>
        </w:r>
        <w:r w:rsidR="005607A0">
          <w:rPr>
            <w:noProof/>
            <w:webHidden/>
          </w:rPr>
        </w:r>
        <w:r w:rsidR="005607A0">
          <w:rPr>
            <w:noProof/>
            <w:webHidden/>
          </w:rPr>
          <w:fldChar w:fldCharType="separate"/>
        </w:r>
        <w:r w:rsidR="005607A0">
          <w:rPr>
            <w:noProof/>
            <w:webHidden/>
          </w:rPr>
          <w:t>28</w:t>
        </w:r>
        <w:r w:rsidR="005607A0">
          <w:rPr>
            <w:noProof/>
            <w:webHidden/>
          </w:rPr>
          <w:fldChar w:fldCharType="end"/>
        </w:r>
      </w:hyperlink>
    </w:p>
    <w:p w14:paraId="43C19F69" w14:textId="77777777" w:rsidR="005607A0" w:rsidRDefault="004F5645">
      <w:pPr>
        <w:pStyle w:val="TDC4"/>
        <w:tabs>
          <w:tab w:val="right" w:leader="dot" w:pos="8828"/>
        </w:tabs>
        <w:rPr>
          <w:rFonts w:asciiTheme="minorHAnsi" w:eastAsiaTheme="minorEastAsia" w:hAnsiTheme="minorHAnsi" w:cstheme="minorBidi"/>
          <w:noProof/>
        </w:rPr>
      </w:pPr>
      <w:hyperlink w:anchor="_Toc14803668" w:history="1">
        <w:r w:rsidR="005607A0" w:rsidRPr="001005BB">
          <w:rPr>
            <w:rStyle w:val="Hipervnculo"/>
            <w:noProof/>
          </w:rPr>
          <w:t>RF026: Escritorio de responsable de casos</w:t>
        </w:r>
        <w:r w:rsidR="005607A0">
          <w:rPr>
            <w:noProof/>
            <w:webHidden/>
          </w:rPr>
          <w:tab/>
        </w:r>
        <w:r w:rsidR="005607A0">
          <w:rPr>
            <w:noProof/>
            <w:webHidden/>
          </w:rPr>
          <w:fldChar w:fldCharType="begin"/>
        </w:r>
        <w:r w:rsidR="005607A0">
          <w:rPr>
            <w:noProof/>
            <w:webHidden/>
          </w:rPr>
          <w:instrText xml:space="preserve"> PAGEREF _Toc14803668 \h </w:instrText>
        </w:r>
        <w:r w:rsidR="005607A0">
          <w:rPr>
            <w:noProof/>
            <w:webHidden/>
          </w:rPr>
        </w:r>
        <w:r w:rsidR="005607A0">
          <w:rPr>
            <w:noProof/>
            <w:webHidden/>
          </w:rPr>
          <w:fldChar w:fldCharType="separate"/>
        </w:r>
        <w:r w:rsidR="005607A0">
          <w:rPr>
            <w:noProof/>
            <w:webHidden/>
          </w:rPr>
          <w:t>28</w:t>
        </w:r>
        <w:r w:rsidR="005607A0">
          <w:rPr>
            <w:noProof/>
            <w:webHidden/>
          </w:rPr>
          <w:fldChar w:fldCharType="end"/>
        </w:r>
      </w:hyperlink>
    </w:p>
    <w:p w14:paraId="760D5935" w14:textId="77777777" w:rsidR="005607A0" w:rsidRDefault="004F5645">
      <w:pPr>
        <w:pStyle w:val="TDC4"/>
        <w:tabs>
          <w:tab w:val="right" w:leader="dot" w:pos="8828"/>
        </w:tabs>
        <w:rPr>
          <w:rFonts w:asciiTheme="minorHAnsi" w:eastAsiaTheme="minorEastAsia" w:hAnsiTheme="minorHAnsi" w:cstheme="minorBidi"/>
          <w:noProof/>
        </w:rPr>
      </w:pPr>
      <w:hyperlink w:anchor="_Toc14803669" w:history="1">
        <w:r w:rsidR="005607A0" w:rsidRPr="001005BB">
          <w:rPr>
            <w:rStyle w:val="Hipervnculo"/>
            <w:noProof/>
          </w:rPr>
          <w:t>RF027: Escritorio de la Dirección de la Unidad / Coordinador nacional</w:t>
        </w:r>
        <w:r w:rsidR="005607A0">
          <w:rPr>
            <w:noProof/>
            <w:webHidden/>
          </w:rPr>
          <w:tab/>
        </w:r>
        <w:r w:rsidR="005607A0">
          <w:rPr>
            <w:noProof/>
            <w:webHidden/>
          </w:rPr>
          <w:fldChar w:fldCharType="begin"/>
        </w:r>
        <w:r w:rsidR="005607A0">
          <w:rPr>
            <w:noProof/>
            <w:webHidden/>
          </w:rPr>
          <w:instrText xml:space="preserve"> PAGEREF _Toc14803669 \h </w:instrText>
        </w:r>
        <w:r w:rsidR="005607A0">
          <w:rPr>
            <w:noProof/>
            <w:webHidden/>
          </w:rPr>
        </w:r>
        <w:r w:rsidR="005607A0">
          <w:rPr>
            <w:noProof/>
            <w:webHidden/>
          </w:rPr>
          <w:fldChar w:fldCharType="separate"/>
        </w:r>
        <w:r w:rsidR="005607A0">
          <w:rPr>
            <w:noProof/>
            <w:webHidden/>
          </w:rPr>
          <w:t>28</w:t>
        </w:r>
        <w:r w:rsidR="005607A0">
          <w:rPr>
            <w:noProof/>
            <w:webHidden/>
          </w:rPr>
          <w:fldChar w:fldCharType="end"/>
        </w:r>
      </w:hyperlink>
    </w:p>
    <w:p w14:paraId="79242CD4" w14:textId="77777777" w:rsidR="005607A0" w:rsidRDefault="004F5645">
      <w:pPr>
        <w:pStyle w:val="TDC4"/>
        <w:tabs>
          <w:tab w:val="right" w:leader="dot" w:pos="8828"/>
        </w:tabs>
        <w:rPr>
          <w:rFonts w:asciiTheme="minorHAnsi" w:eastAsiaTheme="minorEastAsia" w:hAnsiTheme="minorHAnsi" w:cstheme="minorBidi"/>
          <w:noProof/>
        </w:rPr>
      </w:pPr>
      <w:hyperlink w:anchor="_Toc14803670" w:history="1">
        <w:r w:rsidR="005607A0" w:rsidRPr="001005BB">
          <w:rPr>
            <w:rStyle w:val="Hipervnculo"/>
            <w:noProof/>
          </w:rPr>
          <w:t>RF028: Ingresar y evaluar ficha de antecedentes</w:t>
        </w:r>
        <w:r w:rsidR="005607A0">
          <w:rPr>
            <w:noProof/>
            <w:webHidden/>
          </w:rPr>
          <w:tab/>
        </w:r>
        <w:r w:rsidR="005607A0">
          <w:rPr>
            <w:noProof/>
            <w:webHidden/>
          </w:rPr>
          <w:fldChar w:fldCharType="begin"/>
        </w:r>
        <w:r w:rsidR="005607A0">
          <w:rPr>
            <w:noProof/>
            <w:webHidden/>
          </w:rPr>
          <w:instrText xml:space="preserve"> PAGEREF _Toc14803670 \h </w:instrText>
        </w:r>
        <w:r w:rsidR="005607A0">
          <w:rPr>
            <w:noProof/>
            <w:webHidden/>
          </w:rPr>
        </w:r>
        <w:r w:rsidR="005607A0">
          <w:rPr>
            <w:noProof/>
            <w:webHidden/>
          </w:rPr>
          <w:fldChar w:fldCharType="separate"/>
        </w:r>
        <w:r w:rsidR="005607A0">
          <w:rPr>
            <w:noProof/>
            <w:webHidden/>
          </w:rPr>
          <w:t>29</w:t>
        </w:r>
        <w:r w:rsidR="005607A0">
          <w:rPr>
            <w:noProof/>
            <w:webHidden/>
          </w:rPr>
          <w:fldChar w:fldCharType="end"/>
        </w:r>
      </w:hyperlink>
    </w:p>
    <w:p w14:paraId="7BD8B47A" w14:textId="77777777" w:rsidR="005607A0" w:rsidRDefault="004F5645">
      <w:pPr>
        <w:pStyle w:val="TDC3"/>
        <w:tabs>
          <w:tab w:val="left" w:pos="1320"/>
          <w:tab w:val="right" w:leader="dot" w:pos="8828"/>
        </w:tabs>
        <w:rPr>
          <w:rFonts w:asciiTheme="minorHAnsi" w:eastAsiaTheme="minorEastAsia" w:hAnsiTheme="minorHAnsi" w:cstheme="minorBidi"/>
          <w:noProof/>
        </w:rPr>
      </w:pPr>
      <w:hyperlink w:anchor="_Toc14803671" w:history="1">
        <w:r w:rsidR="005607A0" w:rsidRPr="001005BB">
          <w:rPr>
            <w:rStyle w:val="Hipervnculo"/>
            <w:noProof/>
          </w:rPr>
          <w:t>1.1.4</w:t>
        </w:r>
        <w:r w:rsidR="005607A0">
          <w:rPr>
            <w:rFonts w:asciiTheme="minorHAnsi" w:eastAsiaTheme="minorEastAsia" w:hAnsiTheme="minorHAnsi" w:cstheme="minorBidi"/>
            <w:noProof/>
          </w:rPr>
          <w:tab/>
        </w:r>
        <w:r w:rsidR="005607A0" w:rsidRPr="001005BB">
          <w:rPr>
            <w:rStyle w:val="Hipervnculo"/>
            <w:noProof/>
          </w:rPr>
          <w:t>Requerimientos funcionales generales</w:t>
        </w:r>
        <w:r w:rsidR="005607A0">
          <w:rPr>
            <w:noProof/>
            <w:webHidden/>
          </w:rPr>
          <w:tab/>
        </w:r>
        <w:r w:rsidR="005607A0">
          <w:rPr>
            <w:noProof/>
            <w:webHidden/>
          </w:rPr>
          <w:fldChar w:fldCharType="begin"/>
        </w:r>
        <w:r w:rsidR="005607A0">
          <w:rPr>
            <w:noProof/>
            <w:webHidden/>
          </w:rPr>
          <w:instrText xml:space="preserve"> PAGEREF _Toc14803671 \h </w:instrText>
        </w:r>
        <w:r w:rsidR="005607A0">
          <w:rPr>
            <w:noProof/>
            <w:webHidden/>
          </w:rPr>
        </w:r>
        <w:r w:rsidR="005607A0">
          <w:rPr>
            <w:noProof/>
            <w:webHidden/>
          </w:rPr>
          <w:fldChar w:fldCharType="separate"/>
        </w:r>
        <w:r w:rsidR="005607A0">
          <w:rPr>
            <w:noProof/>
            <w:webHidden/>
          </w:rPr>
          <w:t>30</w:t>
        </w:r>
        <w:r w:rsidR="005607A0">
          <w:rPr>
            <w:noProof/>
            <w:webHidden/>
          </w:rPr>
          <w:fldChar w:fldCharType="end"/>
        </w:r>
      </w:hyperlink>
    </w:p>
    <w:p w14:paraId="4390A913" w14:textId="77777777" w:rsidR="005607A0" w:rsidRDefault="004F5645">
      <w:pPr>
        <w:pStyle w:val="TDC4"/>
        <w:tabs>
          <w:tab w:val="right" w:leader="dot" w:pos="8828"/>
        </w:tabs>
        <w:rPr>
          <w:rFonts w:asciiTheme="minorHAnsi" w:eastAsiaTheme="minorEastAsia" w:hAnsiTheme="minorHAnsi" w:cstheme="minorBidi"/>
          <w:noProof/>
        </w:rPr>
      </w:pPr>
      <w:hyperlink w:anchor="_Toc14803672" w:history="1">
        <w:r w:rsidR="005607A0" w:rsidRPr="001005BB">
          <w:rPr>
            <w:rStyle w:val="Hipervnculo"/>
            <w:noProof/>
          </w:rPr>
          <w:t>RF029: Exportar casos a Word</w:t>
        </w:r>
        <w:r w:rsidR="005607A0">
          <w:rPr>
            <w:noProof/>
            <w:webHidden/>
          </w:rPr>
          <w:tab/>
        </w:r>
        <w:r w:rsidR="005607A0">
          <w:rPr>
            <w:noProof/>
            <w:webHidden/>
          </w:rPr>
          <w:fldChar w:fldCharType="begin"/>
        </w:r>
        <w:r w:rsidR="005607A0">
          <w:rPr>
            <w:noProof/>
            <w:webHidden/>
          </w:rPr>
          <w:instrText xml:space="preserve"> PAGEREF _Toc14803672 \h </w:instrText>
        </w:r>
        <w:r w:rsidR="005607A0">
          <w:rPr>
            <w:noProof/>
            <w:webHidden/>
          </w:rPr>
        </w:r>
        <w:r w:rsidR="005607A0">
          <w:rPr>
            <w:noProof/>
            <w:webHidden/>
          </w:rPr>
          <w:fldChar w:fldCharType="separate"/>
        </w:r>
        <w:r w:rsidR="005607A0">
          <w:rPr>
            <w:noProof/>
            <w:webHidden/>
          </w:rPr>
          <w:t>30</w:t>
        </w:r>
        <w:r w:rsidR="005607A0">
          <w:rPr>
            <w:noProof/>
            <w:webHidden/>
          </w:rPr>
          <w:fldChar w:fldCharType="end"/>
        </w:r>
      </w:hyperlink>
    </w:p>
    <w:p w14:paraId="1FB32861" w14:textId="77777777" w:rsidR="005607A0" w:rsidRDefault="004F5645">
      <w:pPr>
        <w:pStyle w:val="TDC4"/>
        <w:tabs>
          <w:tab w:val="right" w:leader="dot" w:pos="8828"/>
        </w:tabs>
        <w:rPr>
          <w:rFonts w:asciiTheme="minorHAnsi" w:eastAsiaTheme="minorEastAsia" w:hAnsiTheme="minorHAnsi" w:cstheme="minorBidi"/>
          <w:noProof/>
        </w:rPr>
      </w:pPr>
      <w:hyperlink w:anchor="_Toc14803673" w:history="1">
        <w:r w:rsidR="005607A0" w:rsidRPr="001005BB">
          <w:rPr>
            <w:rStyle w:val="Hipervnculo"/>
            <w:noProof/>
          </w:rPr>
          <w:t>RF030: Visualización del requerimiento por usuarios internos autorizados</w:t>
        </w:r>
        <w:r w:rsidR="005607A0">
          <w:rPr>
            <w:noProof/>
            <w:webHidden/>
          </w:rPr>
          <w:tab/>
        </w:r>
        <w:r w:rsidR="005607A0">
          <w:rPr>
            <w:noProof/>
            <w:webHidden/>
          </w:rPr>
          <w:fldChar w:fldCharType="begin"/>
        </w:r>
        <w:r w:rsidR="005607A0">
          <w:rPr>
            <w:noProof/>
            <w:webHidden/>
          </w:rPr>
          <w:instrText xml:space="preserve"> PAGEREF _Toc14803673 \h </w:instrText>
        </w:r>
        <w:r w:rsidR="005607A0">
          <w:rPr>
            <w:noProof/>
            <w:webHidden/>
          </w:rPr>
        </w:r>
        <w:r w:rsidR="005607A0">
          <w:rPr>
            <w:noProof/>
            <w:webHidden/>
          </w:rPr>
          <w:fldChar w:fldCharType="separate"/>
        </w:r>
        <w:r w:rsidR="005607A0">
          <w:rPr>
            <w:noProof/>
            <w:webHidden/>
          </w:rPr>
          <w:t>31</w:t>
        </w:r>
        <w:r w:rsidR="005607A0">
          <w:rPr>
            <w:noProof/>
            <w:webHidden/>
          </w:rPr>
          <w:fldChar w:fldCharType="end"/>
        </w:r>
      </w:hyperlink>
    </w:p>
    <w:p w14:paraId="3720C8FC" w14:textId="77777777" w:rsidR="005607A0" w:rsidRDefault="004F5645">
      <w:pPr>
        <w:pStyle w:val="TDC4"/>
        <w:tabs>
          <w:tab w:val="right" w:leader="dot" w:pos="8828"/>
        </w:tabs>
        <w:rPr>
          <w:rFonts w:asciiTheme="minorHAnsi" w:eastAsiaTheme="minorEastAsia" w:hAnsiTheme="minorHAnsi" w:cstheme="minorBidi"/>
          <w:noProof/>
        </w:rPr>
      </w:pPr>
      <w:hyperlink w:anchor="_Toc14803674" w:history="1">
        <w:r w:rsidR="005607A0" w:rsidRPr="001005BB">
          <w:rPr>
            <w:rStyle w:val="Hipervnculo"/>
            <w:noProof/>
          </w:rPr>
          <w:t>RF031: Historia de los eventos realizados en el requerimiento o caso</w:t>
        </w:r>
        <w:r w:rsidR="005607A0">
          <w:rPr>
            <w:noProof/>
            <w:webHidden/>
          </w:rPr>
          <w:tab/>
        </w:r>
        <w:r w:rsidR="005607A0">
          <w:rPr>
            <w:noProof/>
            <w:webHidden/>
          </w:rPr>
          <w:fldChar w:fldCharType="begin"/>
        </w:r>
        <w:r w:rsidR="005607A0">
          <w:rPr>
            <w:noProof/>
            <w:webHidden/>
          </w:rPr>
          <w:instrText xml:space="preserve"> PAGEREF _Toc14803674 \h </w:instrText>
        </w:r>
        <w:r w:rsidR="005607A0">
          <w:rPr>
            <w:noProof/>
            <w:webHidden/>
          </w:rPr>
        </w:r>
        <w:r w:rsidR="005607A0">
          <w:rPr>
            <w:noProof/>
            <w:webHidden/>
          </w:rPr>
          <w:fldChar w:fldCharType="separate"/>
        </w:r>
        <w:r w:rsidR="005607A0">
          <w:rPr>
            <w:noProof/>
            <w:webHidden/>
          </w:rPr>
          <w:t>31</w:t>
        </w:r>
        <w:r w:rsidR="005607A0">
          <w:rPr>
            <w:noProof/>
            <w:webHidden/>
          </w:rPr>
          <w:fldChar w:fldCharType="end"/>
        </w:r>
      </w:hyperlink>
    </w:p>
    <w:p w14:paraId="7FCB4AC7" w14:textId="77777777" w:rsidR="005607A0" w:rsidRDefault="004F5645">
      <w:pPr>
        <w:pStyle w:val="TDC4"/>
        <w:tabs>
          <w:tab w:val="right" w:leader="dot" w:pos="8828"/>
        </w:tabs>
        <w:rPr>
          <w:rFonts w:asciiTheme="minorHAnsi" w:eastAsiaTheme="minorEastAsia" w:hAnsiTheme="minorHAnsi" w:cstheme="minorBidi"/>
          <w:noProof/>
        </w:rPr>
      </w:pPr>
      <w:hyperlink w:anchor="_Toc14803675" w:history="1">
        <w:r w:rsidR="005607A0" w:rsidRPr="001005BB">
          <w:rPr>
            <w:rStyle w:val="Hipervnculo"/>
            <w:noProof/>
          </w:rPr>
          <w:t>RF032: Base de conocimiento de requerimientos y casos</w:t>
        </w:r>
        <w:r w:rsidR="005607A0">
          <w:rPr>
            <w:noProof/>
            <w:webHidden/>
          </w:rPr>
          <w:tab/>
        </w:r>
        <w:r w:rsidR="005607A0">
          <w:rPr>
            <w:noProof/>
            <w:webHidden/>
          </w:rPr>
          <w:fldChar w:fldCharType="begin"/>
        </w:r>
        <w:r w:rsidR="005607A0">
          <w:rPr>
            <w:noProof/>
            <w:webHidden/>
          </w:rPr>
          <w:instrText xml:space="preserve"> PAGEREF _Toc14803675 \h </w:instrText>
        </w:r>
        <w:r w:rsidR="005607A0">
          <w:rPr>
            <w:noProof/>
            <w:webHidden/>
          </w:rPr>
        </w:r>
        <w:r w:rsidR="005607A0">
          <w:rPr>
            <w:noProof/>
            <w:webHidden/>
          </w:rPr>
          <w:fldChar w:fldCharType="separate"/>
        </w:r>
        <w:r w:rsidR="005607A0">
          <w:rPr>
            <w:noProof/>
            <w:webHidden/>
          </w:rPr>
          <w:t>32</w:t>
        </w:r>
        <w:r w:rsidR="005607A0">
          <w:rPr>
            <w:noProof/>
            <w:webHidden/>
          </w:rPr>
          <w:fldChar w:fldCharType="end"/>
        </w:r>
      </w:hyperlink>
    </w:p>
    <w:p w14:paraId="3500AF54" w14:textId="77777777" w:rsidR="005607A0" w:rsidRDefault="004F5645">
      <w:pPr>
        <w:pStyle w:val="TDC4"/>
        <w:tabs>
          <w:tab w:val="right" w:leader="dot" w:pos="8828"/>
        </w:tabs>
        <w:rPr>
          <w:rFonts w:asciiTheme="minorHAnsi" w:eastAsiaTheme="minorEastAsia" w:hAnsiTheme="minorHAnsi" w:cstheme="minorBidi"/>
          <w:noProof/>
        </w:rPr>
      </w:pPr>
      <w:hyperlink w:anchor="_Toc14803676" w:history="1">
        <w:r w:rsidR="005607A0" w:rsidRPr="001005BB">
          <w:rPr>
            <w:rStyle w:val="Hipervnculo"/>
            <w:noProof/>
          </w:rPr>
          <w:t>RF033: Registros de documentos plantillas para uso por usuarios del sistema</w:t>
        </w:r>
        <w:r w:rsidR="005607A0">
          <w:rPr>
            <w:noProof/>
            <w:webHidden/>
          </w:rPr>
          <w:tab/>
        </w:r>
        <w:r w:rsidR="005607A0">
          <w:rPr>
            <w:noProof/>
            <w:webHidden/>
          </w:rPr>
          <w:fldChar w:fldCharType="begin"/>
        </w:r>
        <w:r w:rsidR="005607A0">
          <w:rPr>
            <w:noProof/>
            <w:webHidden/>
          </w:rPr>
          <w:instrText xml:space="preserve"> PAGEREF _Toc14803676 \h </w:instrText>
        </w:r>
        <w:r w:rsidR="005607A0">
          <w:rPr>
            <w:noProof/>
            <w:webHidden/>
          </w:rPr>
        </w:r>
        <w:r w:rsidR="005607A0">
          <w:rPr>
            <w:noProof/>
            <w:webHidden/>
          </w:rPr>
          <w:fldChar w:fldCharType="separate"/>
        </w:r>
        <w:r w:rsidR="005607A0">
          <w:rPr>
            <w:noProof/>
            <w:webHidden/>
          </w:rPr>
          <w:t>32</w:t>
        </w:r>
        <w:r w:rsidR="005607A0">
          <w:rPr>
            <w:noProof/>
            <w:webHidden/>
          </w:rPr>
          <w:fldChar w:fldCharType="end"/>
        </w:r>
      </w:hyperlink>
    </w:p>
    <w:p w14:paraId="7652E6E1" w14:textId="77777777" w:rsidR="005607A0" w:rsidRDefault="004F5645">
      <w:pPr>
        <w:pStyle w:val="TDC4"/>
        <w:tabs>
          <w:tab w:val="right" w:leader="dot" w:pos="8828"/>
        </w:tabs>
        <w:rPr>
          <w:rFonts w:asciiTheme="minorHAnsi" w:eastAsiaTheme="minorEastAsia" w:hAnsiTheme="minorHAnsi" w:cstheme="minorBidi"/>
          <w:noProof/>
        </w:rPr>
      </w:pPr>
      <w:hyperlink w:anchor="_Toc14803677" w:history="1">
        <w:r w:rsidR="005607A0" w:rsidRPr="001005BB">
          <w:rPr>
            <w:rStyle w:val="Hipervnculo"/>
            <w:noProof/>
          </w:rPr>
          <w:t>RF034: Búsqueda de casos</w:t>
        </w:r>
        <w:r w:rsidR="005607A0">
          <w:rPr>
            <w:noProof/>
            <w:webHidden/>
          </w:rPr>
          <w:tab/>
        </w:r>
        <w:r w:rsidR="005607A0">
          <w:rPr>
            <w:noProof/>
            <w:webHidden/>
          </w:rPr>
          <w:fldChar w:fldCharType="begin"/>
        </w:r>
        <w:r w:rsidR="005607A0">
          <w:rPr>
            <w:noProof/>
            <w:webHidden/>
          </w:rPr>
          <w:instrText xml:space="preserve"> PAGEREF _Toc14803677 \h </w:instrText>
        </w:r>
        <w:r w:rsidR="005607A0">
          <w:rPr>
            <w:noProof/>
            <w:webHidden/>
          </w:rPr>
        </w:r>
        <w:r w:rsidR="005607A0">
          <w:rPr>
            <w:noProof/>
            <w:webHidden/>
          </w:rPr>
          <w:fldChar w:fldCharType="separate"/>
        </w:r>
        <w:r w:rsidR="005607A0">
          <w:rPr>
            <w:noProof/>
            <w:webHidden/>
          </w:rPr>
          <w:t>32</w:t>
        </w:r>
        <w:r w:rsidR="005607A0">
          <w:rPr>
            <w:noProof/>
            <w:webHidden/>
          </w:rPr>
          <w:fldChar w:fldCharType="end"/>
        </w:r>
      </w:hyperlink>
    </w:p>
    <w:p w14:paraId="65703CDF" w14:textId="77777777" w:rsidR="005607A0" w:rsidRDefault="004F5645">
      <w:pPr>
        <w:pStyle w:val="TDC4"/>
        <w:tabs>
          <w:tab w:val="right" w:leader="dot" w:pos="8828"/>
        </w:tabs>
        <w:rPr>
          <w:rFonts w:asciiTheme="minorHAnsi" w:eastAsiaTheme="minorEastAsia" w:hAnsiTheme="minorHAnsi" w:cstheme="minorBidi"/>
          <w:noProof/>
        </w:rPr>
      </w:pPr>
      <w:hyperlink w:anchor="_Toc14803678" w:history="1">
        <w:r w:rsidR="005607A0" w:rsidRPr="001005BB">
          <w:rPr>
            <w:rStyle w:val="Hipervnculo"/>
            <w:noProof/>
          </w:rPr>
          <w:t>RF035: Alertas</w:t>
        </w:r>
        <w:r w:rsidR="005607A0">
          <w:rPr>
            <w:noProof/>
            <w:webHidden/>
          </w:rPr>
          <w:tab/>
        </w:r>
        <w:r w:rsidR="005607A0">
          <w:rPr>
            <w:noProof/>
            <w:webHidden/>
          </w:rPr>
          <w:fldChar w:fldCharType="begin"/>
        </w:r>
        <w:r w:rsidR="005607A0">
          <w:rPr>
            <w:noProof/>
            <w:webHidden/>
          </w:rPr>
          <w:instrText xml:space="preserve"> PAGEREF _Toc14803678 \h </w:instrText>
        </w:r>
        <w:r w:rsidR="005607A0">
          <w:rPr>
            <w:noProof/>
            <w:webHidden/>
          </w:rPr>
        </w:r>
        <w:r w:rsidR="005607A0">
          <w:rPr>
            <w:noProof/>
            <w:webHidden/>
          </w:rPr>
          <w:fldChar w:fldCharType="separate"/>
        </w:r>
        <w:r w:rsidR="005607A0">
          <w:rPr>
            <w:noProof/>
            <w:webHidden/>
          </w:rPr>
          <w:t>33</w:t>
        </w:r>
        <w:r w:rsidR="005607A0">
          <w:rPr>
            <w:noProof/>
            <w:webHidden/>
          </w:rPr>
          <w:fldChar w:fldCharType="end"/>
        </w:r>
      </w:hyperlink>
    </w:p>
    <w:p w14:paraId="1DDC3006" w14:textId="77777777" w:rsidR="005607A0" w:rsidRDefault="004F5645">
      <w:pPr>
        <w:pStyle w:val="TDC4"/>
        <w:tabs>
          <w:tab w:val="right" w:leader="dot" w:pos="8828"/>
        </w:tabs>
        <w:rPr>
          <w:rFonts w:asciiTheme="minorHAnsi" w:eastAsiaTheme="minorEastAsia" w:hAnsiTheme="minorHAnsi" w:cstheme="minorBidi"/>
          <w:noProof/>
        </w:rPr>
      </w:pPr>
      <w:hyperlink w:anchor="_Toc14803679" w:history="1">
        <w:r w:rsidR="005607A0" w:rsidRPr="001005BB">
          <w:rPr>
            <w:rStyle w:val="Hipervnculo"/>
            <w:noProof/>
          </w:rPr>
          <w:t>RF036: Permisos y perfiles</w:t>
        </w:r>
        <w:r w:rsidR="005607A0">
          <w:rPr>
            <w:noProof/>
            <w:webHidden/>
          </w:rPr>
          <w:tab/>
        </w:r>
        <w:r w:rsidR="005607A0">
          <w:rPr>
            <w:noProof/>
            <w:webHidden/>
          </w:rPr>
          <w:fldChar w:fldCharType="begin"/>
        </w:r>
        <w:r w:rsidR="005607A0">
          <w:rPr>
            <w:noProof/>
            <w:webHidden/>
          </w:rPr>
          <w:instrText xml:space="preserve"> PAGEREF _Toc14803679 \h </w:instrText>
        </w:r>
        <w:r w:rsidR="005607A0">
          <w:rPr>
            <w:noProof/>
            <w:webHidden/>
          </w:rPr>
        </w:r>
        <w:r w:rsidR="005607A0">
          <w:rPr>
            <w:noProof/>
            <w:webHidden/>
          </w:rPr>
          <w:fldChar w:fldCharType="separate"/>
        </w:r>
        <w:r w:rsidR="005607A0">
          <w:rPr>
            <w:noProof/>
            <w:webHidden/>
          </w:rPr>
          <w:t>33</w:t>
        </w:r>
        <w:r w:rsidR="005607A0">
          <w:rPr>
            <w:noProof/>
            <w:webHidden/>
          </w:rPr>
          <w:fldChar w:fldCharType="end"/>
        </w:r>
      </w:hyperlink>
    </w:p>
    <w:p w14:paraId="232B1712" w14:textId="77777777" w:rsidR="005607A0" w:rsidRDefault="004F5645">
      <w:pPr>
        <w:pStyle w:val="TDC4"/>
        <w:tabs>
          <w:tab w:val="right" w:leader="dot" w:pos="8828"/>
        </w:tabs>
        <w:rPr>
          <w:rFonts w:asciiTheme="minorHAnsi" w:eastAsiaTheme="minorEastAsia" w:hAnsiTheme="minorHAnsi" w:cstheme="minorBidi"/>
          <w:noProof/>
        </w:rPr>
      </w:pPr>
      <w:hyperlink w:anchor="_Toc14803680" w:history="1">
        <w:r w:rsidR="005607A0" w:rsidRPr="001005BB">
          <w:rPr>
            <w:rStyle w:val="Hipervnculo"/>
            <w:noProof/>
          </w:rPr>
          <w:t>RF037: Delegar casos o suplencias</w:t>
        </w:r>
        <w:r w:rsidR="005607A0">
          <w:rPr>
            <w:noProof/>
            <w:webHidden/>
          </w:rPr>
          <w:tab/>
        </w:r>
        <w:r w:rsidR="005607A0">
          <w:rPr>
            <w:noProof/>
            <w:webHidden/>
          </w:rPr>
          <w:fldChar w:fldCharType="begin"/>
        </w:r>
        <w:r w:rsidR="005607A0">
          <w:rPr>
            <w:noProof/>
            <w:webHidden/>
          </w:rPr>
          <w:instrText xml:space="preserve"> PAGEREF _Toc14803680 \h </w:instrText>
        </w:r>
        <w:r w:rsidR="005607A0">
          <w:rPr>
            <w:noProof/>
            <w:webHidden/>
          </w:rPr>
        </w:r>
        <w:r w:rsidR="005607A0">
          <w:rPr>
            <w:noProof/>
            <w:webHidden/>
          </w:rPr>
          <w:fldChar w:fldCharType="separate"/>
        </w:r>
        <w:r w:rsidR="005607A0">
          <w:rPr>
            <w:noProof/>
            <w:webHidden/>
          </w:rPr>
          <w:t>34</w:t>
        </w:r>
        <w:r w:rsidR="005607A0">
          <w:rPr>
            <w:noProof/>
            <w:webHidden/>
          </w:rPr>
          <w:fldChar w:fldCharType="end"/>
        </w:r>
      </w:hyperlink>
    </w:p>
    <w:p w14:paraId="4720CC8E" w14:textId="77777777" w:rsidR="005607A0" w:rsidRDefault="004F5645">
      <w:pPr>
        <w:pStyle w:val="TDC4"/>
        <w:tabs>
          <w:tab w:val="right" w:leader="dot" w:pos="8828"/>
        </w:tabs>
        <w:rPr>
          <w:rFonts w:asciiTheme="minorHAnsi" w:eastAsiaTheme="minorEastAsia" w:hAnsiTheme="minorHAnsi" w:cstheme="minorBidi"/>
          <w:noProof/>
        </w:rPr>
      </w:pPr>
      <w:hyperlink w:anchor="_Toc14803681" w:history="1">
        <w:r w:rsidR="005607A0" w:rsidRPr="001005BB">
          <w:rPr>
            <w:rStyle w:val="Hipervnculo"/>
            <w:noProof/>
          </w:rPr>
          <w:t>RF038: Informes y estadísticas</w:t>
        </w:r>
        <w:r w:rsidR="005607A0">
          <w:rPr>
            <w:noProof/>
            <w:webHidden/>
          </w:rPr>
          <w:tab/>
        </w:r>
        <w:r w:rsidR="005607A0">
          <w:rPr>
            <w:noProof/>
            <w:webHidden/>
          </w:rPr>
          <w:fldChar w:fldCharType="begin"/>
        </w:r>
        <w:r w:rsidR="005607A0">
          <w:rPr>
            <w:noProof/>
            <w:webHidden/>
          </w:rPr>
          <w:instrText xml:space="preserve"> PAGEREF _Toc14803681 \h </w:instrText>
        </w:r>
        <w:r w:rsidR="005607A0">
          <w:rPr>
            <w:noProof/>
            <w:webHidden/>
          </w:rPr>
        </w:r>
        <w:r w:rsidR="005607A0">
          <w:rPr>
            <w:noProof/>
            <w:webHidden/>
          </w:rPr>
          <w:fldChar w:fldCharType="separate"/>
        </w:r>
        <w:r w:rsidR="005607A0">
          <w:rPr>
            <w:noProof/>
            <w:webHidden/>
          </w:rPr>
          <w:t>34</w:t>
        </w:r>
        <w:r w:rsidR="005607A0">
          <w:rPr>
            <w:noProof/>
            <w:webHidden/>
          </w:rPr>
          <w:fldChar w:fldCharType="end"/>
        </w:r>
      </w:hyperlink>
    </w:p>
    <w:p w14:paraId="50543435" w14:textId="77777777" w:rsidR="005607A0" w:rsidRDefault="004F5645">
      <w:pPr>
        <w:pStyle w:val="TDC4"/>
        <w:tabs>
          <w:tab w:val="right" w:leader="dot" w:pos="8828"/>
        </w:tabs>
        <w:rPr>
          <w:rFonts w:asciiTheme="minorHAnsi" w:eastAsiaTheme="minorEastAsia" w:hAnsiTheme="minorHAnsi" w:cstheme="minorBidi"/>
          <w:noProof/>
        </w:rPr>
      </w:pPr>
      <w:hyperlink w:anchor="_Toc14803682" w:history="1">
        <w:r w:rsidR="005607A0" w:rsidRPr="001005BB">
          <w:rPr>
            <w:rStyle w:val="Hipervnculo"/>
            <w:noProof/>
          </w:rPr>
          <w:t>RF039: Mantener la trazabilidad de los requerimientos</w:t>
        </w:r>
        <w:r w:rsidR="005607A0">
          <w:rPr>
            <w:noProof/>
            <w:webHidden/>
          </w:rPr>
          <w:tab/>
        </w:r>
        <w:r w:rsidR="005607A0">
          <w:rPr>
            <w:noProof/>
            <w:webHidden/>
          </w:rPr>
          <w:fldChar w:fldCharType="begin"/>
        </w:r>
        <w:r w:rsidR="005607A0">
          <w:rPr>
            <w:noProof/>
            <w:webHidden/>
          </w:rPr>
          <w:instrText xml:space="preserve"> PAGEREF _Toc14803682 \h </w:instrText>
        </w:r>
        <w:r w:rsidR="005607A0">
          <w:rPr>
            <w:noProof/>
            <w:webHidden/>
          </w:rPr>
        </w:r>
        <w:r w:rsidR="005607A0">
          <w:rPr>
            <w:noProof/>
            <w:webHidden/>
          </w:rPr>
          <w:fldChar w:fldCharType="separate"/>
        </w:r>
        <w:r w:rsidR="005607A0">
          <w:rPr>
            <w:noProof/>
            <w:webHidden/>
          </w:rPr>
          <w:t>34</w:t>
        </w:r>
        <w:r w:rsidR="005607A0">
          <w:rPr>
            <w:noProof/>
            <w:webHidden/>
          </w:rPr>
          <w:fldChar w:fldCharType="end"/>
        </w:r>
      </w:hyperlink>
    </w:p>
    <w:p w14:paraId="4963C02D" w14:textId="77777777" w:rsidR="005607A0" w:rsidRDefault="004F5645">
      <w:pPr>
        <w:pStyle w:val="TDC4"/>
        <w:tabs>
          <w:tab w:val="right" w:leader="dot" w:pos="8828"/>
        </w:tabs>
        <w:rPr>
          <w:rFonts w:asciiTheme="minorHAnsi" w:eastAsiaTheme="minorEastAsia" w:hAnsiTheme="minorHAnsi" w:cstheme="minorBidi"/>
          <w:noProof/>
        </w:rPr>
      </w:pPr>
      <w:hyperlink w:anchor="_Toc14803683" w:history="1">
        <w:r w:rsidR="005607A0" w:rsidRPr="001005BB">
          <w:rPr>
            <w:rStyle w:val="Hipervnculo"/>
            <w:noProof/>
          </w:rPr>
          <w:t>RF040: Adjuntar documentos</w:t>
        </w:r>
        <w:r w:rsidR="005607A0">
          <w:rPr>
            <w:noProof/>
            <w:webHidden/>
          </w:rPr>
          <w:tab/>
        </w:r>
        <w:r w:rsidR="005607A0">
          <w:rPr>
            <w:noProof/>
            <w:webHidden/>
          </w:rPr>
          <w:fldChar w:fldCharType="begin"/>
        </w:r>
        <w:r w:rsidR="005607A0">
          <w:rPr>
            <w:noProof/>
            <w:webHidden/>
          </w:rPr>
          <w:instrText xml:space="preserve"> PAGEREF _Toc14803683 \h </w:instrText>
        </w:r>
        <w:r w:rsidR="005607A0">
          <w:rPr>
            <w:noProof/>
            <w:webHidden/>
          </w:rPr>
        </w:r>
        <w:r w:rsidR="005607A0">
          <w:rPr>
            <w:noProof/>
            <w:webHidden/>
          </w:rPr>
          <w:fldChar w:fldCharType="separate"/>
        </w:r>
        <w:r w:rsidR="005607A0">
          <w:rPr>
            <w:noProof/>
            <w:webHidden/>
          </w:rPr>
          <w:t>35</w:t>
        </w:r>
        <w:r w:rsidR="005607A0">
          <w:rPr>
            <w:noProof/>
            <w:webHidden/>
          </w:rPr>
          <w:fldChar w:fldCharType="end"/>
        </w:r>
      </w:hyperlink>
    </w:p>
    <w:p w14:paraId="12D05FE8" w14:textId="77777777" w:rsidR="005607A0" w:rsidRDefault="004F5645">
      <w:pPr>
        <w:pStyle w:val="TDC4"/>
        <w:tabs>
          <w:tab w:val="right" w:leader="dot" w:pos="8828"/>
        </w:tabs>
        <w:rPr>
          <w:rFonts w:asciiTheme="minorHAnsi" w:eastAsiaTheme="minorEastAsia" w:hAnsiTheme="minorHAnsi" w:cstheme="minorBidi"/>
          <w:noProof/>
        </w:rPr>
      </w:pPr>
      <w:hyperlink w:anchor="_Toc14803684" w:history="1">
        <w:r w:rsidR="005607A0" w:rsidRPr="001005BB">
          <w:rPr>
            <w:rStyle w:val="Hipervnculo"/>
            <w:noProof/>
          </w:rPr>
          <w:t>RF041: Supervisión y monitoreo de los procesos</w:t>
        </w:r>
        <w:r w:rsidR="005607A0">
          <w:rPr>
            <w:noProof/>
            <w:webHidden/>
          </w:rPr>
          <w:tab/>
        </w:r>
        <w:r w:rsidR="005607A0">
          <w:rPr>
            <w:noProof/>
            <w:webHidden/>
          </w:rPr>
          <w:fldChar w:fldCharType="begin"/>
        </w:r>
        <w:r w:rsidR="005607A0">
          <w:rPr>
            <w:noProof/>
            <w:webHidden/>
          </w:rPr>
          <w:instrText xml:space="preserve"> PAGEREF _Toc14803684 \h </w:instrText>
        </w:r>
        <w:r w:rsidR="005607A0">
          <w:rPr>
            <w:noProof/>
            <w:webHidden/>
          </w:rPr>
        </w:r>
        <w:r w:rsidR="005607A0">
          <w:rPr>
            <w:noProof/>
            <w:webHidden/>
          </w:rPr>
          <w:fldChar w:fldCharType="separate"/>
        </w:r>
        <w:r w:rsidR="005607A0">
          <w:rPr>
            <w:noProof/>
            <w:webHidden/>
          </w:rPr>
          <w:t>35</w:t>
        </w:r>
        <w:r w:rsidR="005607A0">
          <w:rPr>
            <w:noProof/>
            <w:webHidden/>
          </w:rPr>
          <w:fldChar w:fldCharType="end"/>
        </w:r>
      </w:hyperlink>
    </w:p>
    <w:p w14:paraId="5EFC0DCA" w14:textId="77777777" w:rsidR="005607A0" w:rsidRDefault="004F5645">
      <w:pPr>
        <w:pStyle w:val="TDC3"/>
        <w:tabs>
          <w:tab w:val="left" w:pos="1320"/>
          <w:tab w:val="right" w:leader="dot" w:pos="8828"/>
        </w:tabs>
        <w:rPr>
          <w:rFonts w:asciiTheme="minorHAnsi" w:eastAsiaTheme="minorEastAsia" w:hAnsiTheme="minorHAnsi" w:cstheme="minorBidi"/>
          <w:noProof/>
        </w:rPr>
      </w:pPr>
      <w:hyperlink w:anchor="_Toc14803685" w:history="1">
        <w:r w:rsidR="005607A0" w:rsidRPr="001005BB">
          <w:rPr>
            <w:rStyle w:val="Hipervnculo"/>
            <w:noProof/>
          </w:rPr>
          <w:t>1.1.5</w:t>
        </w:r>
        <w:r w:rsidR="005607A0">
          <w:rPr>
            <w:rFonts w:asciiTheme="minorHAnsi" w:eastAsiaTheme="minorEastAsia" w:hAnsiTheme="minorHAnsi" w:cstheme="minorBidi"/>
            <w:noProof/>
          </w:rPr>
          <w:tab/>
        </w:r>
        <w:r w:rsidR="005607A0" w:rsidRPr="001005BB">
          <w:rPr>
            <w:rStyle w:val="Hipervnculo"/>
            <w:noProof/>
          </w:rPr>
          <w:t>Bitácora de cambios y ajustes a los requerimientos del módulo</w:t>
        </w:r>
        <w:r w:rsidR="005607A0">
          <w:rPr>
            <w:noProof/>
            <w:webHidden/>
          </w:rPr>
          <w:tab/>
        </w:r>
        <w:r w:rsidR="005607A0">
          <w:rPr>
            <w:noProof/>
            <w:webHidden/>
          </w:rPr>
          <w:fldChar w:fldCharType="begin"/>
        </w:r>
        <w:r w:rsidR="005607A0">
          <w:rPr>
            <w:noProof/>
            <w:webHidden/>
          </w:rPr>
          <w:instrText xml:space="preserve"> PAGEREF _Toc14803685 \h </w:instrText>
        </w:r>
        <w:r w:rsidR="005607A0">
          <w:rPr>
            <w:noProof/>
            <w:webHidden/>
          </w:rPr>
        </w:r>
        <w:r w:rsidR="005607A0">
          <w:rPr>
            <w:noProof/>
            <w:webHidden/>
          </w:rPr>
          <w:fldChar w:fldCharType="separate"/>
        </w:r>
        <w:r w:rsidR="005607A0">
          <w:rPr>
            <w:noProof/>
            <w:webHidden/>
          </w:rPr>
          <w:t>36</w:t>
        </w:r>
        <w:r w:rsidR="005607A0">
          <w:rPr>
            <w:noProof/>
            <w:webHidden/>
          </w:rPr>
          <w:fldChar w:fldCharType="end"/>
        </w:r>
      </w:hyperlink>
    </w:p>
    <w:p w14:paraId="06A9D54E" w14:textId="77777777" w:rsidR="005607A0" w:rsidRDefault="004F5645">
      <w:pPr>
        <w:pStyle w:val="TDC4"/>
        <w:tabs>
          <w:tab w:val="right" w:leader="dot" w:pos="8828"/>
        </w:tabs>
        <w:rPr>
          <w:rFonts w:asciiTheme="minorHAnsi" w:eastAsiaTheme="minorEastAsia" w:hAnsiTheme="minorHAnsi" w:cstheme="minorBidi"/>
          <w:noProof/>
        </w:rPr>
      </w:pPr>
      <w:hyperlink w:anchor="_Toc14803686" w:history="1">
        <w:r w:rsidR="005607A0" w:rsidRPr="001005BB">
          <w:rPr>
            <w:rStyle w:val="Hipervnculo"/>
            <w:noProof/>
          </w:rPr>
          <w:t>Se agrega esta alerta al requerimiento “RF035: Alertas”</w:t>
        </w:r>
        <w:r w:rsidR="005607A0">
          <w:rPr>
            <w:noProof/>
            <w:webHidden/>
          </w:rPr>
          <w:tab/>
        </w:r>
        <w:r w:rsidR="005607A0">
          <w:rPr>
            <w:noProof/>
            <w:webHidden/>
          </w:rPr>
          <w:fldChar w:fldCharType="begin"/>
        </w:r>
        <w:r w:rsidR="005607A0">
          <w:rPr>
            <w:noProof/>
            <w:webHidden/>
          </w:rPr>
          <w:instrText xml:space="preserve"> PAGEREF _Toc14803686 \h </w:instrText>
        </w:r>
        <w:r w:rsidR="005607A0">
          <w:rPr>
            <w:noProof/>
            <w:webHidden/>
          </w:rPr>
        </w:r>
        <w:r w:rsidR="005607A0">
          <w:rPr>
            <w:noProof/>
            <w:webHidden/>
          </w:rPr>
          <w:fldChar w:fldCharType="separate"/>
        </w:r>
        <w:r w:rsidR="005607A0">
          <w:rPr>
            <w:noProof/>
            <w:webHidden/>
          </w:rPr>
          <w:t>39</w:t>
        </w:r>
        <w:r w:rsidR="005607A0">
          <w:rPr>
            <w:noProof/>
            <w:webHidden/>
          </w:rPr>
          <w:fldChar w:fldCharType="end"/>
        </w:r>
      </w:hyperlink>
    </w:p>
    <w:p w14:paraId="3A1AA396" w14:textId="77777777" w:rsidR="00EF77F0" w:rsidRPr="00900FD3" w:rsidRDefault="009F1B74" w:rsidP="00E8113B">
      <w:pPr>
        <w:pStyle w:val="TDC2"/>
        <w:tabs>
          <w:tab w:val="left" w:pos="880"/>
          <w:tab w:val="right" w:leader="dot" w:pos="8828"/>
        </w:tabs>
      </w:pPr>
      <w:r>
        <w:fldChar w:fldCharType="end"/>
      </w:r>
    </w:p>
    <w:p w14:paraId="7E26F86F" w14:textId="18A50766" w:rsidR="00E6478A" w:rsidRDefault="00956CBB" w:rsidP="006D6EE1">
      <w:pPr>
        <w:pStyle w:val="Ttulo1"/>
        <w:spacing w:line="256" w:lineRule="auto"/>
      </w:pPr>
      <w:r w:rsidRPr="00900FD3">
        <w:br w:type="page"/>
      </w:r>
      <w:bookmarkStart w:id="0" w:name="_Toc530511387"/>
      <w:r w:rsidR="006D6EE1">
        <w:lastRenderedPageBreak/>
        <w:t xml:space="preserve"> </w:t>
      </w:r>
      <w:bookmarkStart w:id="1" w:name="_Toc14803638"/>
      <w:r w:rsidR="00E6478A">
        <w:t>Definición de requerimientos</w:t>
      </w:r>
      <w:bookmarkEnd w:id="0"/>
      <w:bookmarkEnd w:id="1"/>
    </w:p>
    <w:p w14:paraId="3815C5EB" w14:textId="77777777" w:rsidR="00E6478A" w:rsidRPr="00A723FE" w:rsidRDefault="00E6478A" w:rsidP="00E6478A">
      <w:pPr>
        <w:spacing w:after="120"/>
        <w:jc w:val="both"/>
        <w:rPr>
          <w:rFonts w:asciiTheme="minorHAnsi" w:hAnsiTheme="minorHAnsi" w:cstheme="minorHAnsi"/>
          <w:lang w:eastAsia="en-US"/>
        </w:rPr>
      </w:pPr>
      <w:r w:rsidRPr="00A723FE">
        <w:rPr>
          <w:rFonts w:asciiTheme="minorHAnsi" w:hAnsiTheme="minorHAnsi" w:cstheme="minorHAnsi"/>
          <w:lang w:eastAsia="en-US"/>
        </w:rPr>
        <w:t>En el proceso de diseño de un sistema de información, se hace fundamental identificar las necesidades desde el conocimiento de los expertos en los procesos o temáticas que requieren automatización, quienes, en su gran mayoría, serán los usuarios que utilizarán las distintas herramientas que proveerá la solución tecnológica. Es objetivo de este levantamiento de información, tomar conocimiento y entender las necesidades de los usuarios para dar solución a los desafíos que presenta una iniciativa de estas características, tanto en completitud de información</w:t>
      </w:r>
      <w:r w:rsidR="009F5D7D">
        <w:rPr>
          <w:rFonts w:asciiTheme="minorHAnsi" w:hAnsiTheme="minorHAnsi" w:cstheme="minorHAnsi"/>
          <w:color w:val="FF0000"/>
          <w:lang w:eastAsia="en-US"/>
        </w:rPr>
        <w:t>,</w:t>
      </w:r>
      <w:r w:rsidRPr="00A723FE">
        <w:rPr>
          <w:rFonts w:asciiTheme="minorHAnsi" w:hAnsiTheme="minorHAnsi" w:cstheme="minorHAnsi"/>
          <w:lang w:eastAsia="en-US"/>
        </w:rPr>
        <w:t xml:space="preserve"> como en la oportunidad que esta se encuentra disponible.</w:t>
      </w:r>
    </w:p>
    <w:p w14:paraId="36568B22" w14:textId="77777777" w:rsidR="00E6478A" w:rsidRPr="00A723FE" w:rsidRDefault="00E6478A" w:rsidP="00E6478A">
      <w:pPr>
        <w:spacing w:after="120"/>
        <w:jc w:val="both"/>
        <w:rPr>
          <w:rFonts w:asciiTheme="minorHAnsi" w:hAnsiTheme="minorHAnsi" w:cstheme="minorHAnsi"/>
          <w:lang w:eastAsia="en-US"/>
        </w:rPr>
      </w:pPr>
      <w:r w:rsidRPr="00A723FE">
        <w:rPr>
          <w:rFonts w:asciiTheme="minorHAnsi" w:hAnsiTheme="minorHAnsi" w:cstheme="minorHAnsi"/>
          <w:lang w:eastAsia="en-US"/>
        </w:rPr>
        <w:t>La automatización del trabajo requiere entender la forma actual de operar, con el objeto de diseñar y proponer un proceder futuro que permita a los usuarios obtener mayor beneficio de la plataforma tecnológica que soportará sus procesos.</w:t>
      </w:r>
    </w:p>
    <w:p w14:paraId="31246B1F" w14:textId="28289CF3" w:rsidR="00E6478A" w:rsidRDefault="00E6478A" w:rsidP="00E6478A">
      <w:pPr>
        <w:spacing w:after="120"/>
        <w:jc w:val="both"/>
        <w:rPr>
          <w:rFonts w:asciiTheme="minorHAnsi" w:hAnsiTheme="minorHAnsi" w:cstheme="minorHAnsi"/>
          <w:lang w:eastAsia="en-US"/>
        </w:rPr>
      </w:pPr>
      <w:r w:rsidRPr="00A723FE">
        <w:rPr>
          <w:rFonts w:asciiTheme="minorHAnsi" w:hAnsiTheme="minorHAnsi" w:cstheme="minorHAnsi"/>
          <w:lang w:eastAsia="en-US"/>
        </w:rPr>
        <w:t xml:space="preserve">Dado lo anterior, es </w:t>
      </w:r>
      <w:r w:rsidR="00E547B2" w:rsidRPr="00A723FE">
        <w:rPr>
          <w:rFonts w:asciiTheme="minorHAnsi" w:hAnsiTheme="minorHAnsi" w:cstheme="minorHAnsi"/>
          <w:lang w:eastAsia="en-US"/>
        </w:rPr>
        <w:t xml:space="preserve"> </w:t>
      </w:r>
      <w:r w:rsidRPr="00A723FE">
        <w:rPr>
          <w:rFonts w:asciiTheme="minorHAnsi" w:hAnsiTheme="minorHAnsi" w:cstheme="minorHAnsi"/>
          <w:lang w:eastAsia="en-US"/>
        </w:rPr>
        <w:t>recomendable trabajar en la identificación de requerimientos, obtenidos de primera fuente y traducidos a un modelo que logre describir la funcionalidad o servicios que se espera que un sistema provea. Es decir, expresar los requisitos de los usuarios en un conjunto de requerimientos estructurados, describiendo en las funciones de éste, entradas, salidas o excepciones, entre otros ítems.</w:t>
      </w:r>
    </w:p>
    <w:p w14:paraId="5D2E60F2" w14:textId="77777777" w:rsidR="006F32D3" w:rsidRDefault="00A91DE7" w:rsidP="006F32D3">
      <w:pPr>
        <w:spacing w:after="120"/>
        <w:jc w:val="both"/>
        <w:rPr>
          <w:rFonts w:asciiTheme="minorHAnsi" w:hAnsiTheme="minorHAnsi" w:cstheme="minorHAnsi"/>
          <w:lang w:eastAsia="en-US"/>
        </w:rPr>
      </w:pPr>
      <w:r>
        <w:rPr>
          <w:rFonts w:asciiTheme="minorHAnsi" w:hAnsiTheme="minorHAnsi" w:cstheme="minorHAnsi"/>
          <w:lang w:eastAsia="en-US"/>
        </w:rPr>
        <w:t>Si bien existen múltiples visiones y formas de obtener requerimientos, nuestra metodología se basa en el entendimiento de la problemática</w:t>
      </w:r>
      <w:r w:rsidR="006F32D3">
        <w:rPr>
          <w:rFonts w:asciiTheme="minorHAnsi" w:hAnsiTheme="minorHAnsi" w:cstheme="minorHAnsi"/>
          <w:lang w:eastAsia="en-US"/>
        </w:rPr>
        <w:t xml:space="preserve"> del cliente, tanto a través de reuniones, donde es el </w:t>
      </w:r>
      <w:r>
        <w:rPr>
          <w:rFonts w:asciiTheme="minorHAnsi" w:hAnsiTheme="minorHAnsi" w:cstheme="minorHAnsi"/>
          <w:lang w:eastAsia="en-US"/>
        </w:rPr>
        <w:t>consultor</w:t>
      </w:r>
      <w:r w:rsidR="006F32D3">
        <w:rPr>
          <w:rFonts w:asciiTheme="minorHAnsi" w:hAnsiTheme="minorHAnsi" w:cstheme="minorHAnsi"/>
          <w:lang w:eastAsia="en-US"/>
        </w:rPr>
        <w:t xml:space="preserve"> quien se encarga de encaminar la discusión para la obtención de información, como en la diagramación y validación de procesos</w:t>
      </w:r>
      <w:r w:rsidR="00315BAF">
        <w:rPr>
          <w:rFonts w:asciiTheme="minorHAnsi" w:hAnsiTheme="minorHAnsi" w:cstheme="minorHAnsi"/>
          <w:lang w:eastAsia="en-US"/>
        </w:rPr>
        <w:t>, los</w:t>
      </w:r>
      <w:r w:rsidR="006F32D3">
        <w:rPr>
          <w:rFonts w:asciiTheme="minorHAnsi" w:hAnsiTheme="minorHAnsi" w:cstheme="minorHAnsi"/>
          <w:lang w:eastAsia="en-US"/>
        </w:rPr>
        <w:t xml:space="preserve"> que proporcionan una mirada transversal al conjunto de </w:t>
      </w:r>
      <w:r w:rsidR="00315BAF">
        <w:rPr>
          <w:rFonts w:asciiTheme="minorHAnsi" w:hAnsiTheme="minorHAnsi" w:cstheme="minorHAnsi"/>
          <w:lang w:eastAsia="en-US"/>
        </w:rPr>
        <w:t>actividades</w:t>
      </w:r>
      <w:r w:rsidR="006F32D3">
        <w:rPr>
          <w:rFonts w:asciiTheme="minorHAnsi" w:hAnsiTheme="minorHAnsi" w:cstheme="minorHAnsi"/>
          <w:lang w:eastAsia="en-US"/>
        </w:rPr>
        <w:t xml:space="preserve"> </w:t>
      </w:r>
      <w:r w:rsidR="00315BAF">
        <w:rPr>
          <w:rFonts w:asciiTheme="minorHAnsi" w:hAnsiTheme="minorHAnsi" w:cstheme="minorHAnsi"/>
          <w:lang w:eastAsia="en-US"/>
        </w:rPr>
        <w:t>que requieren de un soporte tecnológico</w:t>
      </w:r>
      <w:r w:rsidR="006F32D3">
        <w:rPr>
          <w:rFonts w:asciiTheme="minorHAnsi" w:hAnsiTheme="minorHAnsi" w:cstheme="minorHAnsi"/>
          <w:lang w:eastAsia="en-US"/>
        </w:rPr>
        <w:t>.</w:t>
      </w:r>
    </w:p>
    <w:p w14:paraId="574A1834" w14:textId="77777777" w:rsidR="00A91DE7" w:rsidRPr="00A723FE" w:rsidRDefault="00315BAF" w:rsidP="00E6478A">
      <w:pPr>
        <w:spacing w:after="120"/>
        <w:jc w:val="both"/>
        <w:rPr>
          <w:rFonts w:asciiTheme="minorHAnsi" w:hAnsiTheme="minorHAnsi" w:cstheme="minorHAnsi"/>
          <w:lang w:eastAsia="en-US"/>
        </w:rPr>
      </w:pPr>
      <w:r>
        <w:rPr>
          <w:rFonts w:asciiTheme="minorHAnsi" w:hAnsiTheme="minorHAnsi" w:cstheme="minorHAnsi"/>
          <w:lang w:eastAsia="en-US"/>
        </w:rPr>
        <w:t>Una vez conocidas</w:t>
      </w:r>
      <w:r w:rsidR="006F32D3">
        <w:rPr>
          <w:rFonts w:asciiTheme="minorHAnsi" w:hAnsiTheme="minorHAnsi" w:cstheme="minorHAnsi"/>
          <w:lang w:eastAsia="en-US"/>
        </w:rPr>
        <w:t xml:space="preserve"> y analizada</w:t>
      </w:r>
      <w:r>
        <w:rPr>
          <w:rFonts w:asciiTheme="minorHAnsi" w:hAnsiTheme="minorHAnsi" w:cstheme="minorHAnsi"/>
          <w:lang w:eastAsia="en-US"/>
        </w:rPr>
        <w:t>s</w:t>
      </w:r>
      <w:r w:rsidR="006F32D3">
        <w:rPr>
          <w:rFonts w:asciiTheme="minorHAnsi" w:hAnsiTheme="minorHAnsi" w:cstheme="minorHAnsi"/>
          <w:lang w:eastAsia="en-US"/>
        </w:rPr>
        <w:t xml:space="preserve"> </w:t>
      </w:r>
      <w:r>
        <w:rPr>
          <w:rFonts w:asciiTheme="minorHAnsi" w:hAnsiTheme="minorHAnsi" w:cstheme="minorHAnsi"/>
          <w:lang w:eastAsia="en-US"/>
        </w:rPr>
        <w:t>las distintas necesidades, junto a la identificación y detalle de actividades de los procesos</w:t>
      </w:r>
      <w:r w:rsidR="006F32D3">
        <w:rPr>
          <w:rFonts w:asciiTheme="minorHAnsi" w:hAnsiTheme="minorHAnsi" w:cstheme="minorHAnsi"/>
          <w:lang w:eastAsia="en-US"/>
        </w:rPr>
        <w:t xml:space="preserve">, </w:t>
      </w:r>
      <w:r>
        <w:rPr>
          <w:rFonts w:asciiTheme="minorHAnsi" w:hAnsiTheme="minorHAnsi" w:cstheme="minorHAnsi"/>
          <w:lang w:eastAsia="en-US"/>
        </w:rPr>
        <w:t>la</w:t>
      </w:r>
      <w:r w:rsidR="006F32D3">
        <w:rPr>
          <w:rFonts w:asciiTheme="minorHAnsi" w:hAnsiTheme="minorHAnsi" w:cstheme="minorHAnsi"/>
          <w:lang w:eastAsia="en-US"/>
        </w:rPr>
        <w:t xml:space="preserve"> información recolectada se </w:t>
      </w:r>
      <w:r>
        <w:rPr>
          <w:rFonts w:asciiTheme="minorHAnsi" w:hAnsiTheme="minorHAnsi" w:cstheme="minorHAnsi"/>
          <w:lang w:eastAsia="en-US"/>
        </w:rPr>
        <w:t>organiza</w:t>
      </w:r>
      <w:r w:rsidR="006F32D3">
        <w:rPr>
          <w:rFonts w:asciiTheme="minorHAnsi" w:hAnsiTheme="minorHAnsi" w:cstheme="minorHAnsi"/>
          <w:lang w:eastAsia="en-US"/>
        </w:rPr>
        <w:t xml:space="preserve"> y </w:t>
      </w:r>
      <w:r w:rsidR="00A91DE7">
        <w:t>documenta</w:t>
      </w:r>
      <w:r>
        <w:t xml:space="preserve"> </w:t>
      </w:r>
      <w:r w:rsidR="006F32D3">
        <w:t>como “</w:t>
      </w:r>
      <w:r w:rsidR="00A91DE7">
        <w:t>deseos y necesidades de los clientes</w:t>
      </w:r>
      <w:r w:rsidR="006F32D3">
        <w:t xml:space="preserve">/usuarios” </w:t>
      </w:r>
      <w:r>
        <w:t xml:space="preserve">los </w:t>
      </w:r>
      <w:r w:rsidR="006F32D3">
        <w:t xml:space="preserve">que se </w:t>
      </w:r>
      <w:r>
        <w:t xml:space="preserve">describen </w:t>
      </w:r>
      <w:r w:rsidR="006F32D3">
        <w:t>en lenguaje claro</w:t>
      </w:r>
      <w:r>
        <w:t xml:space="preserve"> para un mejor entendimiento de nuestra contraparte</w:t>
      </w:r>
      <w:r w:rsidR="006F32D3">
        <w:t>.</w:t>
      </w:r>
      <w:r>
        <w:t xml:space="preserve"> Finalmente, estos deseos son los que se transforman en requerimientos y que, en definitiva, serán los componentes principales de la plataforma tecnológica resultante.</w:t>
      </w:r>
    </w:p>
    <w:p w14:paraId="508F5922" w14:textId="77777777" w:rsidR="00E6478A" w:rsidRPr="00303065" w:rsidRDefault="00E6478A" w:rsidP="00303065">
      <w:pPr>
        <w:rPr>
          <w:b/>
          <w:sz w:val="26"/>
          <w:szCs w:val="26"/>
          <w:u w:val="single"/>
        </w:rPr>
      </w:pPr>
      <w:bookmarkStart w:id="2" w:name="_Toc530511388"/>
      <w:r w:rsidRPr="00303065">
        <w:rPr>
          <w:b/>
          <w:sz w:val="26"/>
          <w:szCs w:val="26"/>
          <w:u w:val="single"/>
        </w:rPr>
        <w:t>Requerimientos funcionales (RF)</w:t>
      </w:r>
      <w:bookmarkEnd w:id="2"/>
    </w:p>
    <w:p w14:paraId="265B49D1" w14:textId="77777777" w:rsidR="006816C8" w:rsidRDefault="00A723FE" w:rsidP="006816C8">
      <w:pPr>
        <w:jc w:val="both"/>
      </w:pPr>
      <w:r>
        <w:t xml:space="preserve">Como una forma de adquirir el conocimiento en el manejo de las actividades que componen los procesos sustantivos y obtener información para la identificación de requerimientos necesarios para una primera versión de </w:t>
      </w:r>
      <w:r w:rsidR="006816C8">
        <w:t xml:space="preserve">la plataforma tecnológica que </w:t>
      </w:r>
      <w:r w:rsidR="002C4B07">
        <w:t xml:space="preserve">los </w:t>
      </w:r>
      <w:r w:rsidR="006816C8">
        <w:t>soportará</w:t>
      </w:r>
      <w:r>
        <w:t xml:space="preserve">, es que </w:t>
      </w:r>
      <w:r w:rsidR="002C4B07">
        <w:t>esta</w:t>
      </w:r>
      <w:r w:rsidR="006816C8">
        <w:t xml:space="preserve"> etapa de la </w:t>
      </w:r>
      <w:r>
        <w:t>consultoría</w:t>
      </w:r>
      <w:r w:rsidR="006816C8">
        <w:t>:</w:t>
      </w:r>
      <w:r>
        <w:t xml:space="preserve"> </w:t>
      </w:r>
      <w:r w:rsidR="006816C8">
        <w:t xml:space="preserve">“Levantamiento de requerimientos funcionales”, se centró en lograr información para la </w:t>
      </w:r>
      <w:r w:rsidR="006816C8" w:rsidRPr="006816C8">
        <w:t>elaboración de</w:t>
      </w:r>
      <w:r w:rsidR="009A60D1">
        <w:t xml:space="preserve"> diagramas</w:t>
      </w:r>
      <w:r w:rsidR="002C4B07">
        <w:t>,</w:t>
      </w:r>
      <w:r w:rsidR="009A60D1">
        <w:t xml:space="preserve"> que </w:t>
      </w:r>
      <w:r w:rsidR="006816C8">
        <w:t xml:space="preserve">representan el cómo la institución </w:t>
      </w:r>
      <w:r w:rsidR="002C4B07">
        <w:t>requerirá</w:t>
      </w:r>
      <w:r w:rsidR="006816C8">
        <w:t xml:space="preserve"> que el futuro sistema informático</w:t>
      </w:r>
      <w:r w:rsidR="002C4B07">
        <w:t>,</w:t>
      </w:r>
      <w:r w:rsidR="006816C8">
        <w:t xml:space="preserve"> </w:t>
      </w:r>
      <w:r w:rsidR="002C4B07">
        <w:t>se haga cargo de</w:t>
      </w:r>
      <w:r w:rsidR="006816C8">
        <w:t xml:space="preserve"> las necesidades de los usuarios </w:t>
      </w:r>
      <w:r w:rsidR="002C4B07">
        <w:t>que integran las</w:t>
      </w:r>
      <w:r w:rsidR="006816C8">
        <w:t xml:space="preserve"> unidades </w:t>
      </w:r>
      <w:r w:rsidR="002C4B07">
        <w:t xml:space="preserve">de </w:t>
      </w:r>
      <w:r w:rsidR="006816C8">
        <w:t>la Defensoría de la Niñez.</w:t>
      </w:r>
    </w:p>
    <w:p w14:paraId="172B8FF3" w14:textId="6D1917AE" w:rsidR="002C4B07" w:rsidRPr="00193003" w:rsidRDefault="002C4B07" w:rsidP="006816C8">
      <w:pPr>
        <w:jc w:val="both"/>
      </w:pPr>
      <w:r>
        <w:t xml:space="preserve">Es por lo anterior, que el presente </w:t>
      </w:r>
      <w:r w:rsidRPr="00193003">
        <w:t xml:space="preserve">documento </w:t>
      </w:r>
      <w:r w:rsidR="009F5D7D" w:rsidRPr="00193003">
        <w:t>incluye</w:t>
      </w:r>
      <w:r w:rsidRPr="00193003">
        <w:t xml:space="preserve"> los diagramas que son la base para la identificación en detalle de requerimientos funcionales.</w:t>
      </w:r>
    </w:p>
    <w:p w14:paraId="49378AA5" w14:textId="032A2582" w:rsidR="00303065" w:rsidRDefault="00303065" w:rsidP="00303065">
      <w:pPr>
        <w:pStyle w:val="Ttulo2"/>
      </w:pPr>
      <w:bookmarkStart w:id="3" w:name="_Toc14803639"/>
      <w:r>
        <w:t>Módulo Gestión de Requerimientos</w:t>
      </w:r>
      <w:bookmarkEnd w:id="3"/>
    </w:p>
    <w:p w14:paraId="7D3E1984" w14:textId="77777777" w:rsidR="002C4B07" w:rsidRDefault="002C4B07" w:rsidP="002C4B07">
      <w:pPr>
        <w:pStyle w:val="Ttulo3"/>
      </w:pPr>
      <w:bookmarkStart w:id="4" w:name="_Toc14803640"/>
      <w:r>
        <w:lastRenderedPageBreak/>
        <w:t>Proceso: Gestión de requerimientos</w:t>
      </w:r>
      <w:bookmarkEnd w:id="4"/>
    </w:p>
    <w:p w14:paraId="5265DEA7" w14:textId="77777777" w:rsidR="002C4B07" w:rsidRDefault="00FB50B4" w:rsidP="0083111D">
      <w:pPr>
        <w:ind w:left="-1418"/>
      </w:pPr>
      <w:r>
        <w:rPr>
          <w:noProof/>
        </w:rPr>
        <w:drawing>
          <wp:inline distT="0" distB="0" distL="0" distR="0" wp14:anchorId="183C6EA8" wp14:editId="616DDE26">
            <wp:extent cx="7414335" cy="4467225"/>
            <wp:effectExtent l="19050" t="19050" r="1524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06.20 - 1. Gestión de requerimientos.png"/>
                    <pic:cNvPicPr/>
                  </pic:nvPicPr>
                  <pic:blipFill rotWithShape="1">
                    <a:blip r:embed="rId9">
                      <a:extLst>
                        <a:ext uri="{28A0092B-C50C-407E-A947-70E740481C1C}">
                          <a14:useLocalDpi xmlns:a14="http://schemas.microsoft.com/office/drawing/2010/main" val="0"/>
                        </a:ext>
                      </a:extLst>
                    </a:blip>
                    <a:srcRect b="8615"/>
                    <a:stretch/>
                  </pic:blipFill>
                  <pic:spPr bwMode="auto">
                    <a:xfrm>
                      <a:off x="0" y="0"/>
                      <a:ext cx="7423000" cy="4472446"/>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291B96B1" w14:textId="2C63657C" w:rsidR="00D438BB" w:rsidRDefault="00D438BB" w:rsidP="00D438BB">
      <w:pPr>
        <w:pStyle w:val="Ttulo4"/>
      </w:pPr>
      <w:bookmarkStart w:id="5" w:name="_Toc14803641"/>
      <w:r w:rsidRPr="00D438BB">
        <w:t>RF00</w:t>
      </w:r>
      <w:r w:rsidR="003A1F37">
        <w:t>1</w:t>
      </w:r>
      <w:r w:rsidRPr="00D438BB">
        <w:t>: Ingreso de requerimientos</w:t>
      </w:r>
      <w:bookmarkEnd w:id="5"/>
    </w:p>
    <w:tbl>
      <w:tblPr>
        <w:tblStyle w:val="Tablaconcuadrcula"/>
        <w:tblW w:w="11198"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30"/>
      </w:tblGrid>
      <w:tr w:rsidR="00475DBE" w:rsidRPr="007D7497" w14:paraId="3172983B" w14:textId="77777777" w:rsidTr="00586332">
        <w:trPr>
          <w:tblCellSpacing w:w="11" w:type="dxa"/>
        </w:trPr>
        <w:tc>
          <w:tcPr>
            <w:tcW w:w="2235" w:type="dxa"/>
            <w:shd w:val="clear" w:color="auto" w:fill="D9E2F3" w:themeFill="accent1" w:themeFillTint="33"/>
            <w:vAlign w:val="center"/>
          </w:tcPr>
          <w:p w14:paraId="2270DEF7" w14:textId="77777777" w:rsidR="00475DBE" w:rsidRPr="001C39D7" w:rsidRDefault="00475DBE" w:rsidP="00C67771">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897" w:type="dxa"/>
            <w:shd w:val="clear" w:color="auto" w:fill="auto"/>
          </w:tcPr>
          <w:p w14:paraId="5F267B53" w14:textId="77777777" w:rsidR="00475DBE" w:rsidRDefault="00475DBE" w:rsidP="00475DBE">
            <w:pPr>
              <w:spacing w:beforeLines="60" w:before="144" w:afterLines="60" w:after="144" w:line="240" w:lineRule="auto"/>
              <w:jc w:val="both"/>
            </w:pPr>
            <w:r>
              <w:t>El ingreso de requerimientos a la Defensoría se realizará a través de los siguientes medios:</w:t>
            </w:r>
          </w:p>
          <w:p w14:paraId="625617EF" w14:textId="77777777" w:rsidR="00475DBE" w:rsidRDefault="00475DBE" w:rsidP="00294B27">
            <w:pPr>
              <w:numPr>
                <w:ilvl w:val="0"/>
                <w:numId w:val="7"/>
              </w:numPr>
              <w:spacing w:beforeLines="60" w:before="144" w:afterLines="60" w:after="144" w:line="240" w:lineRule="auto"/>
              <w:jc w:val="both"/>
            </w:pPr>
            <w:r>
              <w:t>Formularios vía sitio Web:</w:t>
            </w:r>
          </w:p>
          <w:p w14:paraId="48C590AE" w14:textId="77777777" w:rsidR="00586332" w:rsidRDefault="00475DBE" w:rsidP="00294B27">
            <w:pPr>
              <w:numPr>
                <w:ilvl w:val="1"/>
                <w:numId w:val="7"/>
              </w:numPr>
              <w:spacing w:beforeLines="60" w:before="144" w:afterLines="60" w:after="144" w:line="240" w:lineRule="auto"/>
              <w:ind w:left="702"/>
              <w:jc w:val="both"/>
            </w:pPr>
            <w:r w:rsidRPr="002F34FF">
              <w:t>Formulario para niños</w:t>
            </w:r>
            <w:r w:rsidR="009F1B5A">
              <w:t>.</w:t>
            </w:r>
            <w:r>
              <w:t xml:space="preserve"> Dispuesto para que niñas, niños y adolescentes puedan plantear requerimientos a la Defensoría. Es de carácter breve y lenguaje simple. La información para este formulario es la siguiente:</w:t>
            </w:r>
            <w:r w:rsidR="00347325">
              <w:t xml:space="preserve"> </w:t>
            </w:r>
          </w:p>
          <w:p w14:paraId="352304F3" w14:textId="6A744A78" w:rsidR="00586332" w:rsidRDefault="00475DBE" w:rsidP="00586332">
            <w:pPr>
              <w:numPr>
                <w:ilvl w:val="2"/>
                <w:numId w:val="7"/>
              </w:numPr>
              <w:spacing w:beforeLines="60" w:before="144" w:afterLines="60" w:after="144" w:line="240" w:lineRule="auto"/>
              <w:jc w:val="both"/>
            </w:pPr>
            <w:r>
              <w:t>Nombre completo</w:t>
            </w:r>
            <w:r w:rsidR="00586332">
              <w:t>: N</w:t>
            </w:r>
            <w:r>
              <w:t>ombre, apellido paterno, apellido materno)</w:t>
            </w:r>
            <w:r w:rsidR="00586332">
              <w:t>.</w:t>
            </w:r>
          </w:p>
          <w:p w14:paraId="2A3E1E61" w14:textId="77777777" w:rsidR="00586332" w:rsidRDefault="00586332" w:rsidP="00586332">
            <w:pPr>
              <w:numPr>
                <w:ilvl w:val="2"/>
                <w:numId w:val="7"/>
              </w:numPr>
              <w:spacing w:beforeLines="60" w:before="144" w:afterLines="60" w:after="144" w:line="240" w:lineRule="auto"/>
              <w:jc w:val="both"/>
            </w:pPr>
            <w:r>
              <w:t>E</w:t>
            </w:r>
            <w:r w:rsidR="00475DBE">
              <w:t>dad</w:t>
            </w:r>
            <w:r>
              <w:t>.</w:t>
            </w:r>
          </w:p>
          <w:p w14:paraId="1BA77108" w14:textId="33A04155" w:rsidR="00586332" w:rsidRPr="00303065" w:rsidRDefault="00586332" w:rsidP="00586332">
            <w:pPr>
              <w:numPr>
                <w:ilvl w:val="2"/>
                <w:numId w:val="7"/>
              </w:numPr>
              <w:spacing w:beforeLines="60" w:before="144" w:afterLines="60" w:after="144" w:line="240" w:lineRule="auto"/>
              <w:jc w:val="both"/>
            </w:pPr>
            <w:r w:rsidRPr="00303065">
              <w:t>T</w:t>
            </w:r>
            <w:r w:rsidR="00475DBE" w:rsidRPr="00303065">
              <w:t>ipo de contacto</w:t>
            </w:r>
            <w:r w:rsidRPr="00303065">
              <w:t>: N</w:t>
            </w:r>
            <w:r w:rsidR="00475DBE" w:rsidRPr="00303065">
              <w:t>úmero telefónico fijo, número telefónico celular, dirección de e-mail, RRSS</w:t>
            </w:r>
            <w:r w:rsidRPr="00303065">
              <w:t>. De manera obligatoria se requerirá el ingreso de 2 formas de contacto.</w:t>
            </w:r>
          </w:p>
          <w:p w14:paraId="2D7B2E20" w14:textId="77777777" w:rsidR="00586332" w:rsidRDefault="00586332" w:rsidP="00586332">
            <w:pPr>
              <w:numPr>
                <w:ilvl w:val="2"/>
                <w:numId w:val="7"/>
              </w:numPr>
              <w:spacing w:beforeLines="60" w:before="144" w:afterLines="60" w:after="144" w:line="240" w:lineRule="auto"/>
              <w:jc w:val="both"/>
            </w:pPr>
            <w:r>
              <w:t>F</w:t>
            </w:r>
            <w:r w:rsidR="00475DBE">
              <w:t>echa de nacimiento</w:t>
            </w:r>
            <w:r>
              <w:t>: Con formato</w:t>
            </w:r>
            <w:r w:rsidR="00475DBE">
              <w:t xml:space="preserve"> DD/MM/AAAA</w:t>
            </w:r>
            <w:r>
              <w:t>.</w:t>
            </w:r>
          </w:p>
          <w:p w14:paraId="6F63A1C8" w14:textId="77777777" w:rsidR="00586332" w:rsidRDefault="00586332" w:rsidP="00586332">
            <w:pPr>
              <w:numPr>
                <w:ilvl w:val="2"/>
                <w:numId w:val="7"/>
              </w:numPr>
              <w:spacing w:beforeLines="60" w:before="144" w:afterLines="60" w:after="144" w:line="240" w:lineRule="auto"/>
              <w:jc w:val="both"/>
            </w:pPr>
            <w:r>
              <w:t>I</w:t>
            </w:r>
            <w:r w:rsidR="00475DBE">
              <w:t>nformación con la descripción  completa de la situaci</w:t>
            </w:r>
            <w:r w:rsidR="00347325">
              <w:t>ón</w:t>
            </w:r>
            <w:r>
              <w:t>.</w:t>
            </w:r>
          </w:p>
          <w:p w14:paraId="1BE12489" w14:textId="14CEF530" w:rsidR="00475DBE" w:rsidRDefault="00586332" w:rsidP="00586332">
            <w:pPr>
              <w:numPr>
                <w:ilvl w:val="2"/>
                <w:numId w:val="7"/>
              </w:numPr>
              <w:spacing w:beforeLines="60" w:before="144" w:afterLines="60" w:after="144" w:line="240" w:lineRule="auto"/>
              <w:jc w:val="both"/>
            </w:pPr>
            <w:r>
              <w:t>A</w:t>
            </w:r>
            <w:r w:rsidR="00475DBE">
              <w:t>rchivos adjuntos.</w:t>
            </w:r>
          </w:p>
          <w:p w14:paraId="27436726" w14:textId="3E60F3B9" w:rsidR="00347325" w:rsidRDefault="00475DBE" w:rsidP="00294B27">
            <w:pPr>
              <w:numPr>
                <w:ilvl w:val="1"/>
                <w:numId w:val="7"/>
              </w:numPr>
              <w:spacing w:beforeLines="60" w:before="144" w:afterLines="60" w:after="144" w:line="240" w:lineRule="auto"/>
              <w:ind w:left="702"/>
              <w:jc w:val="both"/>
            </w:pPr>
            <w:r w:rsidRPr="002F34FF">
              <w:lastRenderedPageBreak/>
              <w:t>Formulario para adultos</w:t>
            </w:r>
            <w:r w:rsidR="009F1B5A">
              <w:t>.</w:t>
            </w:r>
            <w:r>
              <w:t xml:space="preserve"> Es más extenso que el formulario para niños, de forma tal de recabar un volumen mayor de información y antecedentes. </w:t>
            </w:r>
            <w:r w:rsidR="00347325">
              <w:t xml:space="preserve">La información para este formulario es la siguiente: </w:t>
            </w:r>
          </w:p>
          <w:p w14:paraId="5FD8EC4D" w14:textId="77777777" w:rsidR="007B484C" w:rsidRDefault="00347325" w:rsidP="00294B27">
            <w:pPr>
              <w:pStyle w:val="Prrafodelista"/>
              <w:numPr>
                <w:ilvl w:val="2"/>
                <w:numId w:val="14"/>
              </w:numPr>
              <w:spacing w:after="60" w:line="240" w:lineRule="auto"/>
              <w:ind w:left="1269" w:hanging="181"/>
              <w:contextualSpacing w:val="0"/>
              <w:jc w:val="both"/>
            </w:pPr>
            <w:r>
              <w:t>Información personal del solicitante: Tipo de solicitud (</w:t>
            </w:r>
            <w:r w:rsidRPr="00347325">
              <w:t>consulta, felicitaciones, reclamo, sugerencia, requerimiento, requerimiento por vulneración o actividad de promoción de derechos</w:t>
            </w:r>
            <w:r>
              <w:t>), n</w:t>
            </w:r>
            <w:r w:rsidR="007B484C">
              <w:t>ombre completo (nombre, apellido paterno, apellido materno)</w:t>
            </w:r>
            <w:r>
              <w:t>, RUT, d</w:t>
            </w:r>
            <w:r w:rsidR="007B484C">
              <w:t>irección</w:t>
            </w:r>
            <w:r>
              <w:t xml:space="preserve"> (c</w:t>
            </w:r>
            <w:r w:rsidR="007B484C">
              <w:t>alle, número, comuna, región</w:t>
            </w:r>
            <w:r>
              <w:t>), t</w:t>
            </w:r>
            <w:r w:rsidR="007B484C">
              <w:t>ipo de contacto (número telefónico fijo, número telefónico celular, dirección de e-mail).</w:t>
            </w:r>
          </w:p>
          <w:p w14:paraId="1FEE3B76" w14:textId="6946FD68" w:rsidR="00E27446" w:rsidRDefault="00E27446" w:rsidP="00294B27">
            <w:pPr>
              <w:pStyle w:val="Prrafodelista"/>
              <w:numPr>
                <w:ilvl w:val="2"/>
                <w:numId w:val="14"/>
              </w:numPr>
              <w:spacing w:after="60" w:line="240" w:lineRule="auto"/>
              <w:ind w:left="1269" w:hanging="181"/>
              <w:contextualSpacing w:val="0"/>
              <w:jc w:val="both"/>
            </w:pPr>
            <w:r>
              <w:t xml:space="preserve">En caso </w:t>
            </w:r>
            <w:r w:rsidR="00D445BE">
              <w:t xml:space="preserve">de que el requerimiento tenga asociado un </w:t>
            </w:r>
            <w:r w:rsidR="001120B5">
              <w:t xml:space="preserve">grupo de </w:t>
            </w:r>
            <w:r w:rsidR="00D445BE">
              <w:t>NNA afectado, es necesa</w:t>
            </w:r>
            <w:r w:rsidR="00623295">
              <w:t>rio identificar a todos lo</w:t>
            </w:r>
            <w:r w:rsidR="00D445BE">
              <w:t>s NNA indicando por cada uno: Nombre completo, Calle, número, comuna, región, fecha de nacimiento (DD-MM-AAAA).</w:t>
            </w:r>
          </w:p>
          <w:p w14:paraId="116BF084" w14:textId="77777777" w:rsidR="00D445BE" w:rsidRDefault="00D445BE" w:rsidP="00294B27">
            <w:pPr>
              <w:pStyle w:val="Prrafodelista"/>
              <w:numPr>
                <w:ilvl w:val="3"/>
                <w:numId w:val="14"/>
              </w:numPr>
              <w:spacing w:after="60" w:line="240" w:lineRule="auto"/>
              <w:ind w:left="2119"/>
              <w:jc w:val="both"/>
            </w:pPr>
            <w:r>
              <w:t>Si existen más niños involucrados</w:t>
            </w:r>
            <w:r w:rsidR="009466C3">
              <w:t>,</w:t>
            </w:r>
            <w:r>
              <w:t xml:space="preserve"> debe ingresar la inf</w:t>
            </w:r>
            <w:r w:rsidR="009466C3">
              <w:t>ormación</w:t>
            </w:r>
            <w:r>
              <w:t xml:space="preserve"> indicando nombre completo, dirección y edad de los niñas, niños y/o adolescentes afectados</w:t>
            </w:r>
          </w:p>
          <w:p w14:paraId="74F6B8D7" w14:textId="77777777" w:rsidR="00D445BE" w:rsidRDefault="00D445BE" w:rsidP="00294B27">
            <w:pPr>
              <w:pStyle w:val="Prrafodelista"/>
              <w:numPr>
                <w:ilvl w:val="3"/>
                <w:numId w:val="14"/>
              </w:numPr>
              <w:spacing w:after="60" w:line="240" w:lineRule="auto"/>
              <w:ind w:left="2119"/>
              <w:jc w:val="both"/>
            </w:pPr>
            <w:r>
              <w:t>Relación con en el niño, niña o adolescente involucrado (ejemplo: mamá, papá, pariente, profesor/a, vecino/a, otro)</w:t>
            </w:r>
          </w:p>
          <w:p w14:paraId="381DF57C" w14:textId="77777777" w:rsidR="00D445BE" w:rsidRDefault="00D445BE" w:rsidP="00294B27">
            <w:pPr>
              <w:pStyle w:val="Prrafodelista"/>
              <w:numPr>
                <w:ilvl w:val="3"/>
                <w:numId w:val="14"/>
              </w:numPr>
              <w:spacing w:after="60" w:line="240" w:lineRule="auto"/>
              <w:ind w:left="2119"/>
              <w:contextualSpacing w:val="0"/>
              <w:jc w:val="both"/>
            </w:pPr>
            <w:r>
              <w:t>Indicar el punto de vista del niño, niña o adolescente de la situación.</w:t>
            </w:r>
          </w:p>
          <w:p w14:paraId="705F66BE" w14:textId="4E5C179B" w:rsidR="00640560" w:rsidRDefault="00D577EA" w:rsidP="00294B27">
            <w:pPr>
              <w:pStyle w:val="Prrafodelista"/>
              <w:numPr>
                <w:ilvl w:val="3"/>
                <w:numId w:val="14"/>
              </w:numPr>
              <w:spacing w:after="60" w:line="240" w:lineRule="auto"/>
              <w:ind w:left="2119"/>
              <w:jc w:val="both"/>
            </w:pPr>
            <w:r>
              <w:t xml:space="preserve">Si la vulneración </w:t>
            </w:r>
            <w:r w:rsidR="00E547B2">
              <w:rPr>
                <w:color w:val="FF0000"/>
              </w:rPr>
              <w:t xml:space="preserve"> </w:t>
            </w:r>
            <w:r w:rsidRPr="009466C3">
              <w:rPr>
                <w:color w:val="FF0000"/>
              </w:rPr>
              <w:t xml:space="preserve"> </w:t>
            </w:r>
            <w:r w:rsidR="009466C3" w:rsidRPr="00823ED0">
              <w:t>es producida por una</w:t>
            </w:r>
            <w:r w:rsidR="009466C3" w:rsidRPr="00193003">
              <w:t xml:space="preserve"> </w:t>
            </w:r>
            <w:r w:rsidR="00640560" w:rsidRPr="00193003">
              <w:t>persona o</w:t>
            </w:r>
            <w:r w:rsidR="009466C3" w:rsidRPr="00193003">
              <w:t xml:space="preserve"> </w:t>
            </w:r>
            <w:r w:rsidR="009466C3" w:rsidRPr="00823ED0">
              <w:t>por</w:t>
            </w:r>
            <w:r w:rsidR="00640560" w:rsidRPr="009466C3">
              <w:rPr>
                <w:color w:val="FF0000"/>
              </w:rPr>
              <w:t xml:space="preserve"> </w:t>
            </w:r>
            <w:r w:rsidR="00640560" w:rsidRPr="00640560">
              <w:t>un grupo de personas</w:t>
            </w:r>
            <w:r>
              <w:t>, debe indicar la mayor cantidad de datos</w:t>
            </w:r>
            <w:r w:rsidR="00640560">
              <w:t xml:space="preserve">: </w:t>
            </w:r>
            <w:r w:rsidR="00640560" w:rsidRPr="00640560">
              <w:t>Nombre completo, dirección, calle, número, comuna, región</w:t>
            </w:r>
            <w:r w:rsidR="00640560">
              <w:t>.</w:t>
            </w:r>
          </w:p>
          <w:p w14:paraId="16F578EB" w14:textId="77777777" w:rsidR="00640560" w:rsidRDefault="00D577EA" w:rsidP="00294B27">
            <w:pPr>
              <w:pStyle w:val="Prrafodelista"/>
              <w:numPr>
                <w:ilvl w:val="3"/>
                <w:numId w:val="14"/>
              </w:numPr>
              <w:spacing w:after="60" w:line="240" w:lineRule="auto"/>
              <w:ind w:left="2119"/>
              <w:jc w:val="both"/>
            </w:pPr>
            <w:r>
              <w:t>Si la vulneración se produce por u</w:t>
            </w:r>
            <w:r w:rsidR="00640560" w:rsidRPr="00640560">
              <w:t>na institución, servicio público (</w:t>
            </w:r>
            <w:r w:rsidR="00185232" w:rsidRPr="00640560">
              <w:t>ej.</w:t>
            </w:r>
            <w:r w:rsidR="00640560" w:rsidRPr="00640560">
              <w:t>: colegios, hospital u otro)</w:t>
            </w:r>
            <w:r w:rsidR="00640560">
              <w:t>: Nombre de la institución o</w:t>
            </w:r>
            <w:r w:rsidR="00640560" w:rsidRPr="00640560">
              <w:t xml:space="preserve"> servicio público</w:t>
            </w:r>
            <w:r w:rsidR="00640560">
              <w:t>, dirección.</w:t>
            </w:r>
          </w:p>
          <w:p w14:paraId="622C8671" w14:textId="77777777" w:rsidR="00640560" w:rsidRDefault="00640560" w:rsidP="00294B27">
            <w:pPr>
              <w:pStyle w:val="Prrafodelista"/>
              <w:numPr>
                <w:ilvl w:val="3"/>
                <w:numId w:val="14"/>
              </w:numPr>
              <w:spacing w:after="60" w:line="240" w:lineRule="auto"/>
              <w:ind w:left="2119"/>
              <w:jc w:val="both"/>
            </w:pPr>
            <w:r>
              <w:t>Relato de la situación de vulneración.</w:t>
            </w:r>
          </w:p>
          <w:p w14:paraId="612E8A4B" w14:textId="47AEF6F9" w:rsidR="00931E8E" w:rsidRDefault="00931E8E" w:rsidP="00294B27">
            <w:pPr>
              <w:pStyle w:val="Prrafodelista"/>
              <w:numPr>
                <w:ilvl w:val="3"/>
                <w:numId w:val="14"/>
              </w:numPr>
              <w:spacing w:after="60" w:line="240" w:lineRule="auto"/>
              <w:ind w:left="2119"/>
              <w:jc w:val="both"/>
            </w:pPr>
            <w:r>
              <w:t xml:space="preserve">Finalmente, se </w:t>
            </w:r>
            <w:r w:rsidR="009466C3">
              <w:t xml:space="preserve">solicita información </w:t>
            </w:r>
            <w:r w:rsidR="009466C3" w:rsidRPr="00193003">
              <w:t>relacionad</w:t>
            </w:r>
            <w:r w:rsidR="009466C3" w:rsidRPr="00823ED0">
              <w:t>a</w:t>
            </w:r>
            <w:r w:rsidRPr="00193003">
              <w:t xml:space="preserve"> con datos que permitirán </w:t>
            </w:r>
            <w:r w:rsidR="00E547B2" w:rsidRPr="00823ED0">
              <w:t xml:space="preserve">  </w:t>
            </w:r>
            <w:r w:rsidR="00ED4737" w:rsidRPr="00823ED0">
              <w:t>determinar</w:t>
            </w:r>
            <w:r w:rsidRPr="00193003">
              <w:t xml:space="preserve"> si existe otra institución donde ya han solicitado ayuda y, en general, mayor información de la situaci</w:t>
            </w:r>
            <w:r w:rsidR="00EC0187" w:rsidRPr="008D185B">
              <w:t>ón (c</w:t>
            </w:r>
            <w:r w:rsidRPr="008D185B">
              <w:t xml:space="preserve">ontacto en otro servicio o ya existe una acción </w:t>
            </w:r>
            <w:r>
              <w:t>legal emprendida, y si tuvo o no respuesta</w:t>
            </w:r>
            <w:r w:rsidR="00EC0187">
              <w:t>)</w:t>
            </w:r>
            <w:r>
              <w:t>.</w:t>
            </w:r>
          </w:p>
          <w:p w14:paraId="517C5901" w14:textId="1EE34ACC" w:rsidR="00931E8E" w:rsidRDefault="00931E8E" w:rsidP="00823ED0">
            <w:pPr>
              <w:pStyle w:val="Prrafodelista"/>
              <w:numPr>
                <w:ilvl w:val="2"/>
                <w:numId w:val="14"/>
              </w:numPr>
              <w:spacing w:after="60" w:line="240" w:lineRule="auto"/>
              <w:contextualSpacing w:val="0"/>
              <w:jc w:val="both"/>
            </w:pPr>
            <w:r>
              <w:t>Para los casos que no se ajusten a un requerimiento que potencialmente sea un caso,</w:t>
            </w:r>
            <w:r w:rsidR="00823ED0">
              <w:t xml:space="preserve"> se requerirá la siguiente información: Identificación del requirente (institución o persona natural), datos del requirente (nombre, RUT, región, comuna, email, teléfono), sobre el requerimiento (fecha, público, objetivo, N° asistentes, organizaciones participantes, región, comuna, dirección), lo anterior </w:t>
            </w:r>
            <w:r>
              <w:t>permit</w:t>
            </w:r>
            <w:r w:rsidR="00823ED0">
              <w:t>irá</w:t>
            </w:r>
            <w:r>
              <w:t xml:space="preserve"> definir </w:t>
            </w:r>
            <w:r w:rsidR="00823ED0">
              <w:t xml:space="preserve">mecanismos de </w:t>
            </w:r>
            <w:r>
              <w:t xml:space="preserve">atención </w:t>
            </w:r>
            <w:r w:rsidR="00823ED0">
              <w:t xml:space="preserve">para abordar el caso, como por ejemplo: </w:t>
            </w:r>
            <w:r w:rsidRPr="00931E8E">
              <w:t>Charla equipo técnico de la Defensoría, patrocinio de la actividad (difusión en la web y logo), presencia de algún funcionario de la Defensoría, exposición sobre la función y roles de la Defensoría de la Niñez</w:t>
            </w:r>
            <w:r w:rsidR="00823ED0">
              <w:t>, entre otros.</w:t>
            </w:r>
          </w:p>
          <w:p w14:paraId="2A6F5B93" w14:textId="77777777" w:rsidR="00930333" w:rsidRDefault="00930333" w:rsidP="00294B27">
            <w:pPr>
              <w:pStyle w:val="Prrafodelista"/>
              <w:numPr>
                <w:ilvl w:val="2"/>
                <w:numId w:val="14"/>
              </w:numPr>
              <w:spacing w:after="60" w:line="240" w:lineRule="auto"/>
              <w:contextualSpacing w:val="0"/>
              <w:jc w:val="both"/>
            </w:pPr>
            <w:r>
              <w:t>Posibilidad de adjuntar archivos en todas las instancias.</w:t>
            </w:r>
          </w:p>
          <w:p w14:paraId="0D18D293" w14:textId="77777777" w:rsidR="00623295" w:rsidRPr="00623295" w:rsidRDefault="00623295" w:rsidP="00623295">
            <w:pPr>
              <w:spacing w:after="60" w:line="240" w:lineRule="auto"/>
              <w:ind w:left="708"/>
              <w:jc w:val="both"/>
              <w:rPr>
                <w:u w:val="single"/>
              </w:rPr>
            </w:pPr>
            <w:r w:rsidRPr="00623295">
              <w:rPr>
                <w:u w:val="single"/>
              </w:rPr>
              <w:t>Consideraciones del formulario</w:t>
            </w:r>
          </w:p>
          <w:p w14:paraId="0C52FF69" w14:textId="58189AD1" w:rsidR="0055364B" w:rsidRDefault="00623295" w:rsidP="00294B27">
            <w:pPr>
              <w:pStyle w:val="Prrafodelista"/>
              <w:numPr>
                <w:ilvl w:val="0"/>
                <w:numId w:val="15"/>
              </w:numPr>
              <w:spacing w:after="60" w:line="240" w:lineRule="auto"/>
              <w:jc w:val="both"/>
            </w:pPr>
            <w:r>
              <w:t xml:space="preserve">El formulario cuenta con información dependiendo del tipo de solicitud que el usuario </w:t>
            </w:r>
            <w:r w:rsidR="004D76B8">
              <w:t xml:space="preserve">externo </w:t>
            </w:r>
            <w:r>
              <w:t>seleccione (</w:t>
            </w:r>
            <w:r w:rsidRPr="00623295">
              <w:t>Consulta, Felicitaciones, Reclamo, Sugerencia, Requerimiento, Requerimiento por vulneración o Actividad de promoción de derechos</w:t>
            </w:r>
            <w:r>
              <w:t>).</w:t>
            </w:r>
          </w:p>
          <w:p w14:paraId="671D26D9" w14:textId="22497F08" w:rsidR="00623295" w:rsidRDefault="00623295" w:rsidP="00294B27">
            <w:pPr>
              <w:pStyle w:val="Prrafodelista"/>
              <w:numPr>
                <w:ilvl w:val="0"/>
                <w:numId w:val="15"/>
              </w:numPr>
              <w:spacing w:after="60" w:line="240" w:lineRule="auto"/>
              <w:jc w:val="both"/>
            </w:pPr>
            <w:r>
              <w:t>Existen reglas de negocios en el formulario</w:t>
            </w:r>
            <w:r w:rsidR="00CA0513">
              <w:t xml:space="preserve">, </w:t>
            </w:r>
            <w:r w:rsidR="00D34ECA">
              <w:t xml:space="preserve"> </w:t>
            </w:r>
            <w:r>
              <w:t xml:space="preserve">que se aplican según la información que el usuario </w:t>
            </w:r>
            <w:r w:rsidR="004D76B8">
              <w:t xml:space="preserve">externo </w:t>
            </w:r>
            <w:r>
              <w:t xml:space="preserve">vaya seleccionando mientras </w:t>
            </w:r>
            <w:r w:rsidR="00E547B2">
              <w:t xml:space="preserve"> ingresa </w:t>
            </w:r>
            <w:r>
              <w:t xml:space="preserve">los </w:t>
            </w:r>
            <w:r w:rsidR="00E01349">
              <w:t xml:space="preserve">datos. </w:t>
            </w:r>
            <w:r w:rsidR="00CA0513">
              <w:t xml:space="preserve">Estos puntos específicos, se afinarán en </w:t>
            </w:r>
            <w:r w:rsidR="00BB1660">
              <w:t xml:space="preserve">la etapa de </w:t>
            </w:r>
            <w:r w:rsidR="00CA0513">
              <w:t>diseño del sistema.</w:t>
            </w:r>
          </w:p>
          <w:p w14:paraId="64684C84" w14:textId="03CE9896" w:rsidR="00D577EA" w:rsidRPr="002F34FF" w:rsidRDefault="00D577EA" w:rsidP="00294B27">
            <w:pPr>
              <w:pStyle w:val="Prrafodelista"/>
              <w:numPr>
                <w:ilvl w:val="0"/>
                <w:numId w:val="15"/>
              </w:numPr>
              <w:spacing w:after="60" w:line="240" w:lineRule="auto"/>
              <w:jc w:val="both"/>
            </w:pPr>
            <w:r>
              <w:lastRenderedPageBreak/>
              <w:t xml:space="preserve">Se considera que la información puede ser parte de una solicitud ya ingresada y complementa </w:t>
            </w:r>
            <w:r w:rsidR="00D34ECA">
              <w:t xml:space="preserve"> a la ya</w:t>
            </w:r>
            <w:r>
              <w:t xml:space="preserve"> existente.</w:t>
            </w:r>
          </w:p>
          <w:p w14:paraId="104C3D32" w14:textId="113D1ACC" w:rsidR="00475DBE" w:rsidRDefault="00475DBE" w:rsidP="00294B27">
            <w:pPr>
              <w:numPr>
                <w:ilvl w:val="1"/>
                <w:numId w:val="7"/>
              </w:numPr>
              <w:spacing w:beforeLines="60" w:before="144" w:afterLines="60" w:after="144" w:line="240" w:lineRule="auto"/>
              <w:ind w:left="702"/>
              <w:jc w:val="both"/>
            </w:pPr>
            <w:r w:rsidRPr="002F34FF">
              <w:t>Formulario “Escríbele a la Defensora”</w:t>
            </w:r>
            <w:r w:rsidR="009F1B5A">
              <w:t>.</w:t>
            </w:r>
            <w:r>
              <w:t xml:space="preserve"> Mecanismo inmediato de comunicación con la autoridad. Los requerimientos enviados a través de este medio llegan de forma directa al correo de </w:t>
            </w:r>
            <w:hyperlink r:id="rId10" w:history="1">
              <w:r w:rsidR="007A7135" w:rsidRPr="004F2FC6">
                <w:rPr>
                  <w:rStyle w:val="Hipervnculo"/>
                </w:rPr>
                <w:t>contacto@defensorianinez.cl</w:t>
              </w:r>
            </w:hyperlink>
            <w:r w:rsidR="007A7135">
              <w:t xml:space="preserve"> y</w:t>
            </w:r>
            <w:r>
              <w:t xml:space="preserve"> Gabinete. La información para este formulario es la siguiente:</w:t>
            </w:r>
            <w:r w:rsidR="00347325">
              <w:t xml:space="preserve"> </w:t>
            </w:r>
            <w:r>
              <w:t>Nombre completo (nombre, apellido paterno, apellido materno)</w:t>
            </w:r>
            <w:r w:rsidR="00347325">
              <w:t>, e</w:t>
            </w:r>
            <w:r>
              <w:t>dad</w:t>
            </w:r>
            <w:r w:rsidR="00347325">
              <w:t>, t</w:t>
            </w:r>
            <w:r>
              <w:t>ipo de contacto (número telefónico fijo, número telefónico celular, dirección de e-mail, RRSS)</w:t>
            </w:r>
            <w:r w:rsidR="00347325">
              <w:t>, f</w:t>
            </w:r>
            <w:r>
              <w:t>echa de nacimiento (DD/MM/AAAA)</w:t>
            </w:r>
            <w:r w:rsidR="00347325">
              <w:t>, c</w:t>
            </w:r>
            <w:r>
              <w:t>ampo de texto para información</w:t>
            </w:r>
            <w:r w:rsidR="00347325">
              <w:t>, a</w:t>
            </w:r>
            <w:r>
              <w:t>rchivos adjuntos.</w:t>
            </w:r>
          </w:p>
          <w:p w14:paraId="57D46774" w14:textId="44B9FD6B" w:rsidR="00475DBE" w:rsidRPr="00E01349" w:rsidRDefault="00475DBE" w:rsidP="00475DBE">
            <w:pPr>
              <w:spacing w:beforeLines="60" w:before="144" w:afterLines="60" w:after="144" w:line="240" w:lineRule="auto"/>
              <w:ind w:left="135"/>
              <w:jc w:val="both"/>
            </w:pPr>
            <w:r>
              <w:t xml:space="preserve">La forma de obtener </w:t>
            </w:r>
            <w:r w:rsidR="00E547B2">
              <w:t xml:space="preserve">  </w:t>
            </w:r>
            <w:r>
              <w:t xml:space="preserve">información será </w:t>
            </w:r>
            <w:r w:rsidR="00E547B2">
              <w:t xml:space="preserve"> a través de </w:t>
            </w:r>
            <w:r>
              <w:t>integración del sistema con el formulario desplegado en el sitio Web de la Defensoría de la Niñez.</w:t>
            </w:r>
            <w:r w:rsidR="0021434C">
              <w:t xml:space="preserve"> Es decir, la información ingresada en </w:t>
            </w:r>
            <w:r w:rsidR="0021434C" w:rsidRPr="00E01349">
              <w:t xml:space="preserve">cada formulario se almacenará en el sistema a través de un </w:t>
            </w:r>
            <w:r w:rsidR="00E547B2" w:rsidRPr="00E01349">
              <w:t xml:space="preserve"> mecanismo </w:t>
            </w:r>
            <w:r w:rsidR="0021434C" w:rsidRPr="00E01349">
              <w:t>de comunicación que será definida en la fase diseño del sistema.</w:t>
            </w:r>
          </w:p>
          <w:p w14:paraId="4F972549" w14:textId="12E73BA9" w:rsidR="00BB1660" w:rsidRPr="00E01349" w:rsidRDefault="00475DBE" w:rsidP="00294B27">
            <w:pPr>
              <w:numPr>
                <w:ilvl w:val="0"/>
                <w:numId w:val="7"/>
              </w:numPr>
              <w:spacing w:beforeLines="60" w:before="144" w:afterLines="60" w:after="144" w:line="240" w:lineRule="auto"/>
              <w:jc w:val="both"/>
            </w:pPr>
            <w:r w:rsidRPr="00E01349">
              <w:t>Ingreso de requerimiento desde Redes Sociales (RRSS):</w:t>
            </w:r>
            <w:r w:rsidR="00930333" w:rsidRPr="00E01349">
              <w:t xml:space="preserve"> Ingreso del requerimiento identificado en redes sociales po</w:t>
            </w:r>
            <w:r w:rsidR="00E01349" w:rsidRPr="00E01349">
              <w:t xml:space="preserve">r el usuario </w:t>
            </w:r>
            <w:r w:rsidR="004D76B8">
              <w:t xml:space="preserve">interno </w:t>
            </w:r>
            <w:r w:rsidR="00E01349" w:rsidRPr="00E01349">
              <w:t xml:space="preserve">de Comunicaciones será similar al de la Web, considerando la selección inmediata del tipo de requerimiento y un espacio para ingresar una breve descripción de lo que se requiere. </w:t>
            </w:r>
          </w:p>
          <w:p w14:paraId="7C3AEABE" w14:textId="00AA7A47" w:rsidR="00E01349" w:rsidRPr="00E01349" w:rsidRDefault="00475DBE" w:rsidP="00E01349">
            <w:pPr>
              <w:numPr>
                <w:ilvl w:val="0"/>
                <w:numId w:val="7"/>
              </w:numPr>
              <w:spacing w:beforeLines="60" w:before="144" w:afterLines="60" w:after="144" w:line="240" w:lineRule="auto"/>
              <w:jc w:val="both"/>
            </w:pPr>
            <w:r w:rsidRPr="00E01349">
              <w:t xml:space="preserve">Ingreso de requerimiento presencial: </w:t>
            </w:r>
            <w:r w:rsidR="00930333" w:rsidRPr="00E01349">
              <w:t xml:space="preserve">El usuario de Oficina de Partes realizará el ingreso </w:t>
            </w:r>
            <w:r w:rsidR="00E01349" w:rsidRPr="00E01349">
              <w:t xml:space="preserve">al sistema </w:t>
            </w:r>
            <w:r w:rsidR="00930333" w:rsidRPr="00E01349">
              <w:t>del requerimiento presencial de un ciudadano, adjuntando todos los documentos que sean proporcionados</w:t>
            </w:r>
            <w:r w:rsidRPr="00E01349">
              <w:t>.</w:t>
            </w:r>
            <w:r w:rsidR="00E01349" w:rsidRPr="00E01349">
              <w:t xml:space="preserve"> El formulario será similar al de la Web, considerando la selección inmediata del tipo de requerimiento y un espacio para ingresar una breve descripción de lo que se requiere.</w:t>
            </w:r>
          </w:p>
          <w:p w14:paraId="0D48B37B" w14:textId="09E33C94" w:rsidR="006E39B0" w:rsidRPr="00E01349" w:rsidRDefault="006E39B0" w:rsidP="006E39B0">
            <w:pPr>
              <w:spacing w:beforeLines="60" w:before="144" w:afterLines="60" w:after="144" w:line="240" w:lineRule="auto"/>
              <w:ind w:left="360"/>
              <w:jc w:val="both"/>
              <w:rPr>
                <w:b/>
              </w:rPr>
            </w:pPr>
            <w:r w:rsidRPr="00E01349">
              <w:t>Esta opción también se aplica para el ingreso por vías como: Oficio, correo electrónico, telefónico u otra vía.</w:t>
            </w:r>
            <w:r w:rsidR="002B3E53" w:rsidRPr="00E01349">
              <w:rPr>
                <w:b/>
              </w:rPr>
              <w:t xml:space="preserve"> </w:t>
            </w:r>
          </w:p>
          <w:p w14:paraId="4BA2E169" w14:textId="310731C9" w:rsidR="00E01349" w:rsidRPr="00E01349" w:rsidRDefault="00475DBE" w:rsidP="00E01349">
            <w:pPr>
              <w:numPr>
                <w:ilvl w:val="0"/>
                <w:numId w:val="7"/>
              </w:numPr>
              <w:spacing w:beforeLines="60" w:before="144" w:afterLines="60" w:after="144" w:line="240" w:lineRule="auto"/>
              <w:jc w:val="both"/>
            </w:pPr>
            <w:r w:rsidRPr="00E01349">
              <w:t>Ingreso de requerimiento por información interna de la Defensoría:</w:t>
            </w:r>
            <w:r w:rsidR="009143BA" w:rsidRPr="00E01349">
              <w:t xml:space="preserve"> Ingreso orientado principalmente para </w:t>
            </w:r>
            <w:r w:rsidR="006E39B0" w:rsidRPr="00E01349">
              <w:t>profesionales o colaboradores de la Defensoría de la Niñez</w:t>
            </w:r>
            <w:r w:rsidR="00A81D13" w:rsidRPr="00E01349">
              <w:t>, realizado por un profesional de la Unidad de Protección de Derechos y Representación Judicial</w:t>
            </w:r>
            <w:r w:rsidR="006E39B0" w:rsidRPr="00E01349">
              <w:t xml:space="preserve">. La separación </w:t>
            </w:r>
            <w:r w:rsidR="006B40CE" w:rsidRPr="00E01349">
              <w:t xml:space="preserve">con los otros tipos de ingreso tiene que ver con la expertice y, por tanto, la calidad de información que el usuario </w:t>
            </w:r>
            <w:r w:rsidR="004D76B8">
              <w:t xml:space="preserve">interno </w:t>
            </w:r>
            <w:r w:rsidR="006B40CE" w:rsidRPr="00E01349">
              <w:t>del sistema puede ingresar.</w:t>
            </w:r>
            <w:r w:rsidR="002B3E53" w:rsidRPr="00E01349">
              <w:rPr>
                <w:b/>
              </w:rPr>
              <w:t xml:space="preserve"> </w:t>
            </w:r>
          </w:p>
          <w:p w14:paraId="2F9F80AB" w14:textId="21AEE6B7" w:rsidR="00E01349" w:rsidRDefault="00E01349" w:rsidP="00E01349">
            <w:pPr>
              <w:spacing w:beforeLines="60" w:before="144" w:afterLines="60" w:after="144" w:line="240" w:lineRule="auto"/>
              <w:ind w:left="360"/>
              <w:jc w:val="both"/>
            </w:pPr>
            <w:r w:rsidRPr="00E01349">
              <w:t>Este tipo de ingreso tendrá mayor información relativa a la ficha de caso, con el objeto de recabar la mayor cantidad de información posible.</w:t>
            </w:r>
            <w:r w:rsidR="0097410E">
              <w:t xml:space="preserve"> En especial, campos de texto libre donde pueda complementar la información con datos relevantes del requerimiento.</w:t>
            </w:r>
          </w:p>
          <w:p w14:paraId="2DA31006" w14:textId="3CB4E7C2" w:rsidR="00E01349" w:rsidRDefault="00E01349" w:rsidP="00E01349">
            <w:pPr>
              <w:spacing w:beforeLines="60" w:before="144" w:afterLines="60" w:after="144" w:line="240" w:lineRule="auto"/>
              <w:ind w:left="360"/>
              <w:jc w:val="both"/>
            </w:pPr>
            <w:r>
              <w:t xml:space="preserve">El detalle de la información que el usuario de la Unidad de </w:t>
            </w:r>
            <w:r w:rsidRPr="00E01349">
              <w:t>Protección de Derechos y Representación Judicial</w:t>
            </w:r>
            <w:r>
              <w:t xml:space="preserve"> tendrá que ingresar al sistema, se analizará en detalle durante la revisión y ajustes al prototipo del sistema.</w:t>
            </w:r>
          </w:p>
          <w:p w14:paraId="47457CAC" w14:textId="77777777" w:rsidR="007706F9" w:rsidRDefault="007706F9" w:rsidP="00412D99">
            <w:pPr>
              <w:spacing w:after="120"/>
              <w:jc w:val="both"/>
              <w:rPr>
                <w:rFonts w:asciiTheme="minorHAnsi" w:hAnsiTheme="minorHAnsi"/>
              </w:rPr>
            </w:pPr>
            <w:r>
              <w:rPr>
                <w:rFonts w:asciiTheme="minorHAnsi" w:hAnsiTheme="minorHAnsi"/>
              </w:rPr>
              <w:t>En todos los casos el sistema entrega:</w:t>
            </w:r>
          </w:p>
          <w:p w14:paraId="4FCCBAB6" w14:textId="1E8AC194" w:rsidR="007706F9" w:rsidRPr="00E91B29" w:rsidRDefault="007706F9" w:rsidP="00294B27">
            <w:pPr>
              <w:pStyle w:val="Prrafodelista"/>
              <w:numPr>
                <w:ilvl w:val="0"/>
                <w:numId w:val="15"/>
              </w:numPr>
              <w:spacing w:after="60" w:line="240" w:lineRule="auto"/>
              <w:ind w:left="418"/>
              <w:contextualSpacing w:val="0"/>
              <w:jc w:val="both"/>
              <w:rPr>
                <w:rFonts w:cs="Calibri"/>
                <w:szCs w:val="20"/>
              </w:rPr>
            </w:pPr>
            <w:r w:rsidRPr="00E91B29">
              <w:rPr>
                <w:rFonts w:cs="Calibri"/>
                <w:szCs w:val="20"/>
              </w:rPr>
              <w:t>Mensaje en pantalla indicando el número del ingreso</w:t>
            </w:r>
            <w:r w:rsidR="00AB1996">
              <w:rPr>
                <w:rFonts w:cs="Calibri"/>
                <w:szCs w:val="20"/>
              </w:rPr>
              <w:t xml:space="preserve"> o número único de identificación que facilitará el seguimiento del requerimiento</w:t>
            </w:r>
            <w:r w:rsidRPr="00E91B29">
              <w:rPr>
                <w:rFonts w:cs="Calibri"/>
                <w:szCs w:val="20"/>
              </w:rPr>
              <w:t>, más un mensaje según el tipo de solicitud registrada.</w:t>
            </w:r>
          </w:p>
          <w:p w14:paraId="7C23A4FE" w14:textId="77777777" w:rsidR="007706F9" w:rsidRPr="00E91B29" w:rsidRDefault="007706F9" w:rsidP="00294B27">
            <w:pPr>
              <w:pStyle w:val="Prrafodelista"/>
              <w:numPr>
                <w:ilvl w:val="0"/>
                <w:numId w:val="15"/>
              </w:numPr>
              <w:spacing w:after="60" w:line="240" w:lineRule="auto"/>
              <w:ind w:left="418"/>
              <w:contextualSpacing w:val="0"/>
              <w:jc w:val="both"/>
              <w:rPr>
                <w:rFonts w:cs="Calibri"/>
                <w:szCs w:val="20"/>
              </w:rPr>
            </w:pPr>
            <w:r w:rsidRPr="00E91B29">
              <w:rPr>
                <w:rFonts w:cs="Calibri"/>
                <w:szCs w:val="20"/>
              </w:rPr>
              <w:t>Envío de un mensaje por correo electrónico a la dirección registrada en el formulario, con el número de ingreso o seguimiento, más un mensaje según el tipo de solicitud registrada.</w:t>
            </w:r>
          </w:p>
          <w:p w14:paraId="7E7D8C0C" w14:textId="2088252C" w:rsidR="00475DBE" w:rsidRPr="00412D99" w:rsidRDefault="00412D99" w:rsidP="00412D99">
            <w:pPr>
              <w:spacing w:after="120"/>
              <w:jc w:val="both"/>
              <w:rPr>
                <w:rFonts w:asciiTheme="minorHAnsi" w:hAnsiTheme="minorHAnsi"/>
                <w:i/>
              </w:rPr>
            </w:pPr>
            <w:r w:rsidRPr="00412D99">
              <w:rPr>
                <w:rFonts w:asciiTheme="minorHAnsi" w:hAnsiTheme="minorHAnsi"/>
                <w:i/>
              </w:rPr>
              <w:t>NOTA: Todos los datos de los formularios se han obtenido d</w:t>
            </w:r>
            <w:r>
              <w:rPr>
                <w:rFonts w:asciiTheme="minorHAnsi" w:hAnsiTheme="minorHAnsi"/>
                <w:i/>
              </w:rPr>
              <w:t xml:space="preserve">esde </w:t>
            </w:r>
            <w:r w:rsidRPr="00412D99">
              <w:rPr>
                <w:rFonts w:asciiTheme="minorHAnsi" w:hAnsiTheme="minorHAnsi"/>
                <w:i/>
              </w:rPr>
              <w:t>el archivo “</w:t>
            </w:r>
            <w:r>
              <w:rPr>
                <w:rFonts w:asciiTheme="minorHAnsi" w:hAnsiTheme="minorHAnsi"/>
                <w:i/>
              </w:rPr>
              <w:t xml:space="preserve">Formularios </w:t>
            </w:r>
            <w:r w:rsidR="00004BF6">
              <w:rPr>
                <w:rFonts w:asciiTheme="minorHAnsi" w:hAnsiTheme="minorHAnsi"/>
                <w:i/>
              </w:rPr>
              <w:t>página</w:t>
            </w:r>
            <w:r>
              <w:rPr>
                <w:rFonts w:asciiTheme="minorHAnsi" w:hAnsiTheme="minorHAnsi"/>
                <w:i/>
              </w:rPr>
              <w:t xml:space="preserve"> web junio 18.xls</w:t>
            </w:r>
            <w:r w:rsidRPr="00412D99">
              <w:rPr>
                <w:rFonts w:asciiTheme="minorHAnsi" w:hAnsiTheme="minorHAnsi"/>
                <w:i/>
              </w:rPr>
              <w:t xml:space="preserve">” enviado </w:t>
            </w:r>
            <w:r>
              <w:rPr>
                <w:rFonts w:asciiTheme="minorHAnsi" w:hAnsiTheme="minorHAnsi"/>
                <w:i/>
              </w:rPr>
              <w:t xml:space="preserve">vía correo electrónico </w:t>
            </w:r>
            <w:r w:rsidRPr="00412D99">
              <w:rPr>
                <w:rFonts w:asciiTheme="minorHAnsi" w:hAnsiTheme="minorHAnsi"/>
                <w:i/>
              </w:rPr>
              <w:t xml:space="preserve">por la contraparte del proyecto en Defensoría de </w:t>
            </w:r>
            <w:r w:rsidRPr="00412D99">
              <w:rPr>
                <w:rFonts w:asciiTheme="minorHAnsi" w:hAnsiTheme="minorHAnsi"/>
                <w:i/>
              </w:rPr>
              <w:lastRenderedPageBreak/>
              <w:t>la Niñez. Una vez iniciado el proyecto, será necesario realizar la validación de la información por algún cambio que haya sufrido durante el tiempo de generación y validación de este documento.</w:t>
            </w:r>
          </w:p>
        </w:tc>
      </w:tr>
      <w:tr w:rsidR="00475DBE" w:rsidRPr="007D7497" w14:paraId="2F15241A" w14:textId="77777777" w:rsidTr="00F85F5B">
        <w:trPr>
          <w:tblCellSpacing w:w="11" w:type="dxa"/>
        </w:trPr>
        <w:tc>
          <w:tcPr>
            <w:tcW w:w="2235" w:type="dxa"/>
            <w:shd w:val="clear" w:color="auto" w:fill="D9E2F3" w:themeFill="accent1" w:themeFillTint="33"/>
            <w:vAlign w:val="center"/>
          </w:tcPr>
          <w:p w14:paraId="1446CA41" w14:textId="01A80572" w:rsidR="00475DBE" w:rsidRPr="007D7497" w:rsidRDefault="00475DBE" w:rsidP="00C67771">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897" w:type="dxa"/>
          </w:tcPr>
          <w:p w14:paraId="7AC9E9A4" w14:textId="77777777" w:rsidR="00475DBE" w:rsidRPr="007D7497" w:rsidRDefault="00EC0187" w:rsidP="00E22927">
            <w:pPr>
              <w:spacing w:before="120" w:after="120"/>
              <w:jc w:val="both"/>
              <w:rPr>
                <w:rFonts w:asciiTheme="minorHAnsi" w:hAnsiTheme="minorHAnsi" w:cstheme="minorHAnsi"/>
                <w:lang w:val="es-MX"/>
              </w:rPr>
            </w:pPr>
            <w:r>
              <w:rPr>
                <w:rFonts w:asciiTheme="minorHAnsi" w:hAnsiTheme="minorHAnsi" w:cstheme="minorHAnsi"/>
                <w:lang w:val="es-MX"/>
              </w:rPr>
              <w:t xml:space="preserve">Usuarios </w:t>
            </w:r>
            <w:r w:rsidR="00E22927">
              <w:rPr>
                <w:rFonts w:asciiTheme="minorHAnsi" w:hAnsiTheme="minorHAnsi" w:cstheme="minorHAnsi"/>
                <w:lang w:val="es-MX"/>
              </w:rPr>
              <w:t>externos (adultos, NNA, Instituciones, etc.)</w:t>
            </w:r>
            <w:r>
              <w:rPr>
                <w:rFonts w:asciiTheme="minorHAnsi" w:hAnsiTheme="minorHAnsi" w:cstheme="minorHAnsi"/>
                <w:lang w:val="es-MX"/>
              </w:rPr>
              <w:t xml:space="preserve">, </w:t>
            </w:r>
            <w:r w:rsidR="00E22927">
              <w:rPr>
                <w:rFonts w:asciiTheme="minorHAnsi" w:hAnsiTheme="minorHAnsi" w:cstheme="minorHAnsi"/>
                <w:lang w:val="es-MX"/>
              </w:rPr>
              <w:t xml:space="preserve">Oficina de Partes o Recepcionista de Requerimientos, </w:t>
            </w:r>
            <w:r w:rsidR="004D607E">
              <w:rPr>
                <w:rFonts w:asciiTheme="minorHAnsi" w:hAnsiTheme="minorHAnsi" w:cstheme="minorHAnsi"/>
                <w:lang w:val="es-MX"/>
              </w:rPr>
              <w:t>Periodista de la Defensoría, Unidad de Protección de Derechos y Representació</w:t>
            </w:r>
            <w:r w:rsidR="00FB50B4">
              <w:rPr>
                <w:rFonts w:asciiTheme="minorHAnsi" w:hAnsiTheme="minorHAnsi" w:cstheme="minorHAnsi"/>
                <w:lang w:val="es-MX"/>
              </w:rPr>
              <w:t>n Judicial.</w:t>
            </w:r>
          </w:p>
        </w:tc>
      </w:tr>
      <w:tr w:rsidR="00475DBE" w:rsidRPr="007D7497" w14:paraId="62CB896F" w14:textId="77777777" w:rsidTr="00F85F5B">
        <w:trPr>
          <w:tblCellSpacing w:w="11" w:type="dxa"/>
        </w:trPr>
        <w:tc>
          <w:tcPr>
            <w:tcW w:w="2235" w:type="dxa"/>
            <w:shd w:val="clear" w:color="auto" w:fill="D9E2F3" w:themeFill="accent1" w:themeFillTint="33"/>
            <w:vAlign w:val="center"/>
          </w:tcPr>
          <w:p w14:paraId="5916C619" w14:textId="77777777" w:rsidR="00475DBE" w:rsidRPr="007D7497" w:rsidRDefault="00475DBE" w:rsidP="00C67771">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897" w:type="dxa"/>
          </w:tcPr>
          <w:p w14:paraId="59BA7FF4" w14:textId="77777777" w:rsidR="00475DBE" w:rsidRPr="007D7497" w:rsidRDefault="005D7E83" w:rsidP="00BF66C7">
            <w:pPr>
              <w:spacing w:before="120" w:after="120"/>
              <w:jc w:val="both"/>
              <w:rPr>
                <w:rFonts w:asciiTheme="minorHAnsi" w:hAnsiTheme="minorHAnsi" w:cstheme="minorHAnsi"/>
                <w:lang w:val="es-MX"/>
              </w:rPr>
            </w:pPr>
            <w:r>
              <w:rPr>
                <w:rFonts w:asciiTheme="minorHAnsi" w:hAnsiTheme="minorHAnsi" w:cstheme="minorHAnsi"/>
                <w:lang w:val="es-MX"/>
              </w:rPr>
              <w:t>Gestión de requerimientos</w:t>
            </w:r>
          </w:p>
        </w:tc>
      </w:tr>
    </w:tbl>
    <w:p w14:paraId="35644057" w14:textId="33222053" w:rsidR="004D607E" w:rsidRDefault="004D607E" w:rsidP="004D607E">
      <w:pPr>
        <w:pStyle w:val="Ttulo4"/>
      </w:pPr>
      <w:bookmarkStart w:id="6" w:name="_Toc14803642"/>
      <w:r w:rsidRPr="00D438BB">
        <w:t>RF</w:t>
      </w:r>
      <w:r w:rsidR="003A1F37">
        <w:t>002</w:t>
      </w:r>
      <w:r w:rsidRPr="00D438BB">
        <w:t xml:space="preserve">: </w:t>
      </w:r>
      <w:r>
        <w:t>Respuesta automática al requirente</w:t>
      </w:r>
      <w:bookmarkEnd w:id="6"/>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4D607E" w:rsidRPr="007D7497" w14:paraId="3D61DF31" w14:textId="77777777" w:rsidTr="00F85F5B">
        <w:trPr>
          <w:tblCellSpacing w:w="11" w:type="dxa"/>
        </w:trPr>
        <w:tc>
          <w:tcPr>
            <w:tcW w:w="2235" w:type="dxa"/>
            <w:shd w:val="clear" w:color="auto" w:fill="D9E2F3" w:themeFill="accent1" w:themeFillTint="33"/>
            <w:vAlign w:val="center"/>
          </w:tcPr>
          <w:p w14:paraId="62051B5A" w14:textId="77777777" w:rsidR="004D607E" w:rsidRPr="001C39D7" w:rsidRDefault="004D607E" w:rsidP="007840BE">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4DD5CC87" w14:textId="77777777" w:rsidR="004D607E" w:rsidRDefault="004D607E" w:rsidP="004D607E">
            <w:pPr>
              <w:spacing w:after="120"/>
              <w:jc w:val="both"/>
              <w:rPr>
                <w:rFonts w:asciiTheme="minorHAnsi" w:hAnsiTheme="minorHAnsi"/>
              </w:rPr>
            </w:pPr>
            <w:r>
              <w:rPr>
                <w:rFonts w:asciiTheme="minorHAnsi" w:hAnsiTheme="minorHAnsi"/>
                <w:lang w:val="es-ES_tradnl"/>
              </w:rPr>
              <w:t xml:space="preserve">El sistema enviará una respuesta automática vía correo electrónico </w:t>
            </w:r>
            <w:r>
              <w:rPr>
                <w:rFonts w:asciiTheme="minorHAnsi" w:hAnsiTheme="minorHAnsi"/>
              </w:rPr>
              <w:t xml:space="preserve">a la dirección registrada en el formulario, con el número de ingreso o seguimiento, más </w:t>
            </w:r>
            <w:r w:rsidRPr="007706F9">
              <w:rPr>
                <w:rFonts w:asciiTheme="minorHAnsi" w:hAnsiTheme="minorHAnsi"/>
              </w:rPr>
              <w:t>un mensaje según el tipo de solicitud registrada.</w:t>
            </w:r>
          </w:p>
          <w:p w14:paraId="78F72C0D" w14:textId="185FB857" w:rsidR="0097410E" w:rsidRPr="001C39D7" w:rsidRDefault="0097410E" w:rsidP="0071749B">
            <w:pPr>
              <w:spacing w:after="120"/>
              <w:jc w:val="both"/>
              <w:rPr>
                <w:rFonts w:asciiTheme="minorHAnsi" w:hAnsiTheme="minorHAnsi"/>
                <w:lang w:val="es-ES_tradnl"/>
              </w:rPr>
            </w:pPr>
            <w:r>
              <w:rPr>
                <w:rFonts w:asciiTheme="minorHAnsi" w:hAnsiTheme="minorHAnsi"/>
              </w:rPr>
              <w:t>Si bien se plantea la posibilidad de enviar mensajes de texto con respuesta automática, es una funcionalidad que se evaluará en el futur</w:t>
            </w:r>
            <w:r w:rsidR="0071749B">
              <w:rPr>
                <w:rFonts w:asciiTheme="minorHAnsi" w:hAnsiTheme="minorHAnsi"/>
              </w:rPr>
              <w:t>o</w:t>
            </w:r>
            <w:r>
              <w:rPr>
                <w:rFonts w:asciiTheme="minorHAnsi" w:hAnsiTheme="minorHAnsi"/>
              </w:rPr>
              <w:t xml:space="preserve">, </w:t>
            </w:r>
            <w:r w:rsidR="0071749B">
              <w:rPr>
                <w:rFonts w:asciiTheme="minorHAnsi" w:hAnsiTheme="minorHAnsi"/>
              </w:rPr>
              <w:t>en</w:t>
            </w:r>
            <w:r>
              <w:rPr>
                <w:rFonts w:asciiTheme="minorHAnsi" w:hAnsiTheme="minorHAnsi"/>
              </w:rPr>
              <w:t xml:space="preserve"> una nueva versión del sistema, debido al costo que podría implicar para la Defensoría contratar el servicio de envíos de </w:t>
            </w:r>
            <w:r w:rsidR="0071749B">
              <w:rPr>
                <w:rFonts w:asciiTheme="minorHAnsi" w:hAnsiTheme="minorHAnsi"/>
              </w:rPr>
              <w:t xml:space="preserve">estos </w:t>
            </w:r>
            <w:r>
              <w:rPr>
                <w:rFonts w:asciiTheme="minorHAnsi" w:hAnsiTheme="minorHAnsi"/>
              </w:rPr>
              <w:t>mensajes.</w:t>
            </w:r>
          </w:p>
        </w:tc>
      </w:tr>
      <w:tr w:rsidR="004D607E" w:rsidRPr="007D7497" w14:paraId="4EC3AD8A" w14:textId="77777777" w:rsidTr="00F85F5B">
        <w:trPr>
          <w:tblCellSpacing w:w="11" w:type="dxa"/>
        </w:trPr>
        <w:tc>
          <w:tcPr>
            <w:tcW w:w="2235" w:type="dxa"/>
            <w:shd w:val="clear" w:color="auto" w:fill="D9E2F3" w:themeFill="accent1" w:themeFillTint="33"/>
            <w:vAlign w:val="center"/>
          </w:tcPr>
          <w:p w14:paraId="6EBC2700" w14:textId="77777777" w:rsidR="004D607E" w:rsidRPr="007D7497" w:rsidRDefault="004D607E" w:rsidP="007840BE">
            <w:pPr>
              <w:spacing w:before="40" w:after="4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tcPr>
          <w:p w14:paraId="433120CA" w14:textId="77777777" w:rsidR="004D607E" w:rsidRPr="007D7497" w:rsidRDefault="004D607E" w:rsidP="00FB50B4">
            <w:pPr>
              <w:spacing w:before="120" w:after="120"/>
              <w:jc w:val="both"/>
              <w:rPr>
                <w:rFonts w:asciiTheme="minorHAnsi" w:hAnsiTheme="minorHAnsi" w:cstheme="minorHAnsi"/>
                <w:lang w:val="es-MX"/>
              </w:rPr>
            </w:pPr>
            <w:r>
              <w:rPr>
                <w:rFonts w:asciiTheme="minorHAnsi" w:hAnsiTheme="minorHAnsi" w:cstheme="minorHAnsi"/>
                <w:lang w:val="es-MX"/>
              </w:rPr>
              <w:t>Sistema</w:t>
            </w:r>
          </w:p>
        </w:tc>
      </w:tr>
      <w:tr w:rsidR="004D607E" w:rsidRPr="007D7497" w14:paraId="0B058FDD" w14:textId="77777777" w:rsidTr="00F85F5B">
        <w:trPr>
          <w:tblCellSpacing w:w="11" w:type="dxa"/>
        </w:trPr>
        <w:tc>
          <w:tcPr>
            <w:tcW w:w="2235" w:type="dxa"/>
            <w:shd w:val="clear" w:color="auto" w:fill="D9E2F3" w:themeFill="accent1" w:themeFillTint="33"/>
            <w:vAlign w:val="center"/>
          </w:tcPr>
          <w:p w14:paraId="43E55DE6" w14:textId="77777777" w:rsidR="004D607E" w:rsidRPr="007D7497" w:rsidRDefault="004D607E" w:rsidP="004D607E">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5150276E" w14:textId="77777777" w:rsidR="004D607E" w:rsidRPr="007D7497" w:rsidRDefault="004D607E" w:rsidP="004D607E">
            <w:pPr>
              <w:spacing w:before="120" w:after="120"/>
              <w:jc w:val="both"/>
              <w:rPr>
                <w:rFonts w:asciiTheme="minorHAnsi" w:hAnsiTheme="minorHAnsi" w:cstheme="minorHAnsi"/>
                <w:lang w:val="es-MX"/>
              </w:rPr>
            </w:pPr>
            <w:r>
              <w:rPr>
                <w:rFonts w:asciiTheme="minorHAnsi" w:hAnsiTheme="minorHAnsi" w:cstheme="minorHAnsi"/>
                <w:lang w:val="es-MX"/>
              </w:rPr>
              <w:t>Gestión de requerimientos</w:t>
            </w:r>
          </w:p>
        </w:tc>
      </w:tr>
    </w:tbl>
    <w:p w14:paraId="6F6CD026" w14:textId="099DF885" w:rsidR="0083111D" w:rsidRDefault="003A1F37" w:rsidP="00D438BB">
      <w:pPr>
        <w:pStyle w:val="Ttulo4"/>
      </w:pPr>
      <w:bookmarkStart w:id="7" w:name="_Toc14803643"/>
      <w:r>
        <w:t>RF003</w:t>
      </w:r>
      <w:r w:rsidR="00D438BB" w:rsidRPr="00D438BB">
        <w:t xml:space="preserve">: </w:t>
      </w:r>
      <w:r w:rsidR="006862E2">
        <w:t xml:space="preserve">Visualización del estado </w:t>
      </w:r>
      <w:r w:rsidR="00D438BB" w:rsidRPr="00D438BB">
        <w:t>de</w:t>
      </w:r>
      <w:r w:rsidR="006862E2">
        <w:t>l</w:t>
      </w:r>
      <w:r w:rsidR="00D438BB" w:rsidRPr="00D438BB">
        <w:t xml:space="preserve"> requerimiento por el usuario</w:t>
      </w:r>
      <w:r w:rsidR="00125ACD">
        <w:t xml:space="preserve"> solicitante</w:t>
      </w:r>
      <w:bookmarkEnd w:id="7"/>
      <w:r w:rsidR="00B75725">
        <w:t xml:space="preserve"> </w:t>
      </w:r>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D7676B" w:rsidRPr="007D7497" w14:paraId="3993FCA4" w14:textId="77777777" w:rsidTr="00F85F5B">
        <w:trPr>
          <w:tblCellSpacing w:w="11" w:type="dxa"/>
        </w:trPr>
        <w:tc>
          <w:tcPr>
            <w:tcW w:w="2235" w:type="dxa"/>
            <w:shd w:val="clear" w:color="auto" w:fill="D9E2F3" w:themeFill="accent1" w:themeFillTint="33"/>
            <w:vAlign w:val="center"/>
          </w:tcPr>
          <w:p w14:paraId="3C7A2ADB" w14:textId="77777777" w:rsidR="00D7676B" w:rsidRPr="001C39D7" w:rsidRDefault="00D7676B" w:rsidP="0076715E">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5AD15B44" w14:textId="77777777" w:rsidR="0071749B" w:rsidRDefault="004D68B3" w:rsidP="00507C5A">
            <w:pPr>
              <w:spacing w:after="120"/>
              <w:jc w:val="both"/>
            </w:pPr>
            <w:r>
              <w:rPr>
                <w:rFonts w:asciiTheme="minorHAnsi" w:hAnsiTheme="minorHAnsi"/>
                <w:lang w:val="es-ES_tradnl"/>
              </w:rPr>
              <w:t>Los usuarios</w:t>
            </w:r>
            <w:r w:rsidR="002B79A3" w:rsidRPr="002B79A3">
              <w:rPr>
                <w:rFonts w:asciiTheme="minorHAnsi" w:hAnsiTheme="minorHAnsi"/>
                <w:lang w:val="es-ES_tradnl"/>
              </w:rPr>
              <w:t>, tanto Web, telefónico, correo electrónico o presencial (ciudadano)</w:t>
            </w:r>
            <w:r>
              <w:rPr>
                <w:rFonts w:asciiTheme="minorHAnsi" w:hAnsiTheme="minorHAnsi"/>
                <w:lang w:val="es-ES_tradnl"/>
              </w:rPr>
              <w:t>, t</w:t>
            </w:r>
            <w:r w:rsidR="002B79A3" w:rsidRPr="002B79A3">
              <w:rPr>
                <w:rFonts w:asciiTheme="minorHAnsi" w:hAnsiTheme="minorHAnsi"/>
                <w:lang w:val="es-ES_tradnl"/>
              </w:rPr>
              <w:t>endrán</w:t>
            </w:r>
            <w:r w:rsidR="00507C5A" w:rsidRPr="002B79A3">
              <w:rPr>
                <w:rFonts w:asciiTheme="minorHAnsi" w:hAnsiTheme="minorHAnsi"/>
                <w:lang w:val="es-ES_tradnl"/>
              </w:rPr>
              <w:t xml:space="preserve"> la opción</w:t>
            </w:r>
            <w:r w:rsidR="002B79A3">
              <w:rPr>
                <w:rFonts w:asciiTheme="minorHAnsi" w:hAnsiTheme="minorHAnsi"/>
                <w:lang w:val="es-ES_tradnl"/>
              </w:rPr>
              <w:t xml:space="preserve"> de</w:t>
            </w:r>
            <w:r w:rsidR="00507C5A" w:rsidRPr="002B79A3">
              <w:t xml:space="preserve"> visualizar el estado actual de un requerimiento ingresado</w:t>
            </w:r>
            <w:r w:rsidR="0071749B">
              <w:t>.</w:t>
            </w:r>
          </w:p>
          <w:p w14:paraId="701AF9AE" w14:textId="77777777" w:rsidR="0071749B" w:rsidRDefault="0071749B" w:rsidP="00507C5A">
            <w:pPr>
              <w:spacing w:after="120"/>
              <w:jc w:val="both"/>
            </w:pPr>
            <w:r>
              <w:t>Para esta funcionalidad se propone el desarrollo de una de las siguientes opciones:</w:t>
            </w:r>
          </w:p>
          <w:p w14:paraId="35CAE083" w14:textId="4B7B726A" w:rsidR="00507C5A" w:rsidRDefault="0071749B" w:rsidP="0071749B">
            <w:pPr>
              <w:pStyle w:val="Prrafodelista"/>
              <w:numPr>
                <w:ilvl w:val="0"/>
                <w:numId w:val="39"/>
              </w:numPr>
              <w:spacing w:after="120"/>
              <w:jc w:val="both"/>
            </w:pPr>
            <w:r>
              <w:t xml:space="preserve">Despliegue de la totalidad de datos y gestiones que se realizan en torno al caso, con la opción para que el usuario externo </w:t>
            </w:r>
            <w:r w:rsidR="00507C5A" w:rsidRPr="002B79A3">
              <w:t>agreg</w:t>
            </w:r>
            <w:r>
              <w:t>ue</w:t>
            </w:r>
            <w:r w:rsidR="00507C5A" w:rsidRPr="002B79A3">
              <w:t xml:space="preserve"> información complementaria</w:t>
            </w:r>
            <w:r w:rsidR="004D68B3">
              <w:t xml:space="preserve"> que</w:t>
            </w:r>
            <w:r w:rsidR="00E01F0D">
              <w:t xml:space="preserve"> considere </w:t>
            </w:r>
            <w:r w:rsidR="004D68B3">
              <w:t>útil</w:t>
            </w:r>
            <w:r>
              <w:t xml:space="preserve"> y pueda ser relevante para el caso</w:t>
            </w:r>
            <w:r w:rsidR="00507C5A" w:rsidRPr="002B79A3">
              <w:t>.</w:t>
            </w:r>
          </w:p>
          <w:p w14:paraId="59E1200D" w14:textId="459AA002" w:rsidR="0071749B" w:rsidRPr="002B79A3" w:rsidRDefault="0071749B" w:rsidP="0071749B">
            <w:pPr>
              <w:pStyle w:val="Prrafodelista"/>
              <w:numPr>
                <w:ilvl w:val="0"/>
                <w:numId w:val="39"/>
              </w:numPr>
              <w:spacing w:after="120"/>
              <w:jc w:val="both"/>
            </w:pPr>
            <w:r>
              <w:t>Despliegue del nombre del caso más el estado actual en el que se encuentra: Vigente o cerrado, sin opción de adjuntar información complementaria.</w:t>
            </w:r>
          </w:p>
          <w:p w14:paraId="4313C9F9" w14:textId="37AFBC40" w:rsidR="00507C5A" w:rsidRDefault="00BB1660" w:rsidP="004B0B5B">
            <w:pPr>
              <w:spacing w:after="120"/>
              <w:jc w:val="both"/>
            </w:pPr>
            <w:r>
              <w:t xml:space="preserve">Se recomienda que, como </w:t>
            </w:r>
            <w:r w:rsidR="00AF317B">
              <w:t xml:space="preserve">una forma de validar que el usuario corresponda a la persona que realizó el requerimiento, el </w:t>
            </w:r>
            <w:r>
              <w:t>sitio Web solicite</w:t>
            </w:r>
            <w:r w:rsidR="00AF317B">
              <w:t xml:space="preserve"> el ingreso d</w:t>
            </w:r>
            <w:r w:rsidR="00507C5A">
              <w:t xml:space="preserve">el número de seguimiento que le proporcionó el sistema al </w:t>
            </w:r>
            <w:r w:rsidR="004B0B5B">
              <w:t>finalizar el ingreso</w:t>
            </w:r>
            <w:r w:rsidR="00AF317B">
              <w:t>, más el RUT de la persona responsable que se encuentra registrado en el formulario</w:t>
            </w:r>
            <w:r w:rsidR="004B0B5B">
              <w:t>.</w:t>
            </w:r>
          </w:p>
          <w:p w14:paraId="69381AC3" w14:textId="01F0387C" w:rsidR="004B0B5B" w:rsidRDefault="004B0B5B" w:rsidP="00FA075F">
            <w:pPr>
              <w:spacing w:after="120"/>
              <w:jc w:val="both"/>
            </w:pPr>
            <w:r>
              <w:t xml:space="preserve">En caso que no conozca </w:t>
            </w:r>
            <w:r w:rsidR="00AF317B">
              <w:t>el número</w:t>
            </w:r>
            <w:r>
              <w:t xml:space="preserve"> de seguimiento, el sistema debe permitir la recuperación </w:t>
            </w:r>
            <w:r w:rsidR="00AF317B">
              <w:t xml:space="preserve">de este dato </w:t>
            </w:r>
            <w:r>
              <w:t xml:space="preserve">con el ingreso del RUT de la persona que se identificó como responsable del </w:t>
            </w:r>
            <w:r w:rsidR="0071749B">
              <w:t>requerimiento</w:t>
            </w:r>
            <w:r>
              <w:t>, más el correo electrónico</w:t>
            </w:r>
            <w:r w:rsidR="00FA075F">
              <w:t xml:space="preserve">, ambos datos deben coincidir con los registrados en </w:t>
            </w:r>
            <w:r>
              <w:t>el formulario.</w:t>
            </w:r>
          </w:p>
          <w:p w14:paraId="0C53AF88" w14:textId="77777777" w:rsidR="00AF317B" w:rsidRDefault="00BB1660" w:rsidP="008648EB">
            <w:pPr>
              <w:spacing w:after="120"/>
              <w:jc w:val="both"/>
            </w:pPr>
            <w:r>
              <w:lastRenderedPageBreak/>
              <w:t xml:space="preserve">Si bien este requerimiento es parte de lo solicitado como funcionalidad para el proyecto, </w:t>
            </w:r>
            <w:r w:rsidR="008648EB">
              <w:t xml:space="preserve">esta funcionalidad será responsabilidad del </w:t>
            </w:r>
            <w:r>
              <w:t xml:space="preserve">proveedor del Sitio Web, posterior a los acuerdos que tomará con Arbol Logika para datos requeridos y formas </w:t>
            </w:r>
            <w:r w:rsidR="008648EB">
              <w:t>de comunicación con el sistema.</w:t>
            </w:r>
          </w:p>
          <w:p w14:paraId="4D2FB087" w14:textId="46AF1036" w:rsidR="006862E2" w:rsidRPr="008648EB" w:rsidRDefault="006D5083" w:rsidP="008648EB">
            <w:pPr>
              <w:spacing w:after="120"/>
              <w:jc w:val="both"/>
            </w:pPr>
            <w:r>
              <w:t>Previo al desarrollo del proyecto, la contraparte debe definir cuál será la opción de visualización seleccionada.</w:t>
            </w:r>
          </w:p>
        </w:tc>
      </w:tr>
      <w:tr w:rsidR="00D7676B" w:rsidRPr="007D7497" w14:paraId="4D5D6DC9" w14:textId="77777777" w:rsidTr="00F85F5B">
        <w:trPr>
          <w:tblCellSpacing w:w="11" w:type="dxa"/>
        </w:trPr>
        <w:tc>
          <w:tcPr>
            <w:tcW w:w="2235" w:type="dxa"/>
            <w:shd w:val="clear" w:color="auto" w:fill="D9E2F3" w:themeFill="accent1" w:themeFillTint="33"/>
            <w:vAlign w:val="center"/>
          </w:tcPr>
          <w:p w14:paraId="7D4FF1FF" w14:textId="55E97215" w:rsidR="00D7676B" w:rsidRPr="007D7497" w:rsidRDefault="00D7676B" w:rsidP="0076715E">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7F03BC58" w14:textId="77777777" w:rsidR="00D7676B" w:rsidRPr="007D7497" w:rsidRDefault="00FB50B4" w:rsidP="0076715E">
            <w:pPr>
              <w:spacing w:before="40" w:after="40"/>
              <w:jc w:val="both"/>
              <w:rPr>
                <w:rFonts w:asciiTheme="minorHAnsi" w:hAnsiTheme="minorHAnsi" w:cstheme="minorHAnsi"/>
                <w:lang w:val="es-MX"/>
              </w:rPr>
            </w:pPr>
            <w:r>
              <w:rPr>
                <w:rFonts w:asciiTheme="minorHAnsi" w:hAnsiTheme="minorHAnsi" w:cstheme="minorHAnsi"/>
                <w:lang w:val="es-MX"/>
              </w:rPr>
              <w:t>Usuarios externos (adultos, NNA, Instituciones, etc.), Oficina de Partes o Recepcionista de Requerimientos, Periodista de la Defensoría, Unidad de Protección de Derechos y Representación Judicial.</w:t>
            </w:r>
          </w:p>
        </w:tc>
      </w:tr>
      <w:tr w:rsidR="00E21F59" w:rsidRPr="007D7497" w14:paraId="3F514B6B" w14:textId="77777777" w:rsidTr="00F85F5B">
        <w:trPr>
          <w:tblCellSpacing w:w="11" w:type="dxa"/>
        </w:trPr>
        <w:tc>
          <w:tcPr>
            <w:tcW w:w="2235" w:type="dxa"/>
            <w:shd w:val="clear" w:color="auto" w:fill="D9E2F3" w:themeFill="accent1" w:themeFillTint="33"/>
            <w:vAlign w:val="center"/>
          </w:tcPr>
          <w:p w14:paraId="14498E91" w14:textId="77777777" w:rsidR="00E21F59" w:rsidRPr="007D7497" w:rsidRDefault="00E21F59" w:rsidP="00E21F59">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64EEFC48" w14:textId="77777777" w:rsidR="00E21F59" w:rsidRPr="007D7497" w:rsidRDefault="00E21F59" w:rsidP="00E21F59">
            <w:pPr>
              <w:spacing w:before="120" w:after="120"/>
              <w:jc w:val="both"/>
              <w:rPr>
                <w:rFonts w:asciiTheme="minorHAnsi" w:hAnsiTheme="minorHAnsi" w:cstheme="minorHAnsi"/>
                <w:lang w:val="es-MX"/>
              </w:rPr>
            </w:pPr>
            <w:r>
              <w:rPr>
                <w:rFonts w:asciiTheme="minorHAnsi" w:hAnsiTheme="minorHAnsi" w:cstheme="minorHAnsi"/>
                <w:lang w:val="es-MX"/>
              </w:rPr>
              <w:t>Gestión de requerimientos</w:t>
            </w:r>
          </w:p>
        </w:tc>
      </w:tr>
    </w:tbl>
    <w:p w14:paraId="2CC72BFA" w14:textId="73364DB5" w:rsidR="00D438BB" w:rsidRDefault="00D438BB" w:rsidP="00D438BB">
      <w:pPr>
        <w:pStyle w:val="Ttulo4"/>
      </w:pPr>
      <w:bookmarkStart w:id="8" w:name="_Toc14803644"/>
      <w:r w:rsidRPr="00D438BB">
        <w:t>RF00</w:t>
      </w:r>
      <w:r w:rsidR="003A1F37">
        <w:t>4</w:t>
      </w:r>
      <w:r w:rsidRPr="00D438BB">
        <w:t xml:space="preserve">: </w:t>
      </w:r>
      <w:r w:rsidR="00125ACD">
        <w:t>Clasificación del requerimiento</w:t>
      </w:r>
      <w:bookmarkEnd w:id="8"/>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D7676B" w:rsidRPr="007D7497" w14:paraId="483F8B44" w14:textId="77777777" w:rsidTr="00684FB4">
        <w:trPr>
          <w:tblCellSpacing w:w="11" w:type="dxa"/>
        </w:trPr>
        <w:tc>
          <w:tcPr>
            <w:tcW w:w="2235" w:type="dxa"/>
            <w:shd w:val="clear" w:color="auto" w:fill="D9E2F3" w:themeFill="accent1" w:themeFillTint="33"/>
            <w:vAlign w:val="center"/>
          </w:tcPr>
          <w:p w14:paraId="6FEEE312" w14:textId="77777777" w:rsidR="00D7676B" w:rsidRPr="001C39D7" w:rsidRDefault="00D7676B" w:rsidP="0076715E">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3A8A0DCB" w14:textId="3807939C" w:rsidR="00D7676B" w:rsidRDefault="00410A6B" w:rsidP="0076715E">
            <w:pPr>
              <w:spacing w:after="120"/>
              <w:jc w:val="both"/>
              <w:rPr>
                <w:rFonts w:asciiTheme="minorHAnsi" w:hAnsiTheme="minorHAnsi"/>
                <w:lang w:val="es-ES_tradnl"/>
              </w:rPr>
            </w:pPr>
            <w:r>
              <w:rPr>
                <w:rFonts w:asciiTheme="minorHAnsi" w:hAnsiTheme="minorHAnsi"/>
                <w:lang w:val="es-ES_tradnl"/>
              </w:rPr>
              <w:t xml:space="preserve">El sistema debe permitir </w:t>
            </w:r>
            <w:r w:rsidR="00C20A03">
              <w:rPr>
                <w:rFonts w:asciiTheme="minorHAnsi" w:hAnsiTheme="minorHAnsi"/>
                <w:lang w:val="es-ES_tradnl"/>
              </w:rPr>
              <w:t xml:space="preserve">al usuario </w:t>
            </w:r>
            <w:r w:rsidR="004D76B8">
              <w:rPr>
                <w:rFonts w:asciiTheme="minorHAnsi" w:hAnsiTheme="minorHAnsi"/>
                <w:lang w:val="es-ES_tradnl"/>
              </w:rPr>
              <w:t xml:space="preserve">interno </w:t>
            </w:r>
            <w:r w:rsidR="00C20A03">
              <w:rPr>
                <w:rFonts w:asciiTheme="minorHAnsi" w:hAnsiTheme="minorHAnsi"/>
                <w:lang w:val="es-ES_tradnl"/>
              </w:rPr>
              <w:t xml:space="preserve">la </w:t>
            </w:r>
            <w:r w:rsidR="00C67771">
              <w:rPr>
                <w:rFonts w:asciiTheme="minorHAnsi" w:hAnsiTheme="minorHAnsi"/>
                <w:lang w:val="es-ES_tradnl"/>
              </w:rPr>
              <w:t>selección de</w:t>
            </w:r>
            <w:r w:rsidR="00B057A1">
              <w:rPr>
                <w:rFonts w:asciiTheme="minorHAnsi" w:hAnsiTheme="minorHAnsi"/>
                <w:lang w:val="es-ES_tradnl"/>
              </w:rPr>
              <w:t xml:space="preserve"> </w:t>
            </w:r>
            <w:r w:rsidR="00C67771">
              <w:rPr>
                <w:rFonts w:asciiTheme="minorHAnsi" w:hAnsiTheme="minorHAnsi"/>
                <w:lang w:val="es-ES_tradnl"/>
              </w:rPr>
              <w:t>l</w:t>
            </w:r>
            <w:r w:rsidR="00B057A1">
              <w:rPr>
                <w:rFonts w:asciiTheme="minorHAnsi" w:hAnsiTheme="minorHAnsi"/>
                <w:lang w:val="es-ES_tradnl"/>
              </w:rPr>
              <w:t>a</w:t>
            </w:r>
            <w:r w:rsidR="00C67771">
              <w:rPr>
                <w:rFonts w:asciiTheme="minorHAnsi" w:hAnsiTheme="minorHAnsi"/>
                <w:lang w:val="es-ES_tradnl"/>
              </w:rPr>
              <w:t xml:space="preserve"> </w:t>
            </w:r>
            <w:r w:rsidR="00C2498D">
              <w:rPr>
                <w:rFonts w:asciiTheme="minorHAnsi" w:hAnsiTheme="minorHAnsi"/>
                <w:lang w:val="es-ES_tradnl"/>
              </w:rPr>
              <w:t xml:space="preserve">Unidad </w:t>
            </w:r>
            <w:r w:rsidR="00C67771">
              <w:rPr>
                <w:rFonts w:asciiTheme="minorHAnsi" w:hAnsiTheme="minorHAnsi"/>
                <w:lang w:val="es-ES_tradnl"/>
              </w:rPr>
              <w:t xml:space="preserve">que atenderá el requerimiento. Sin embargo, previamente, el sistema </w:t>
            </w:r>
            <w:r w:rsidR="00B7013C">
              <w:rPr>
                <w:rFonts w:asciiTheme="minorHAnsi" w:hAnsiTheme="minorHAnsi"/>
                <w:lang w:val="es-ES_tradnl"/>
              </w:rPr>
              <w:t>sugiere</w:t>
            </w:r>
            <w:r w:rsidR="00C67771">
              <w:rPr>
                <w:rFonts w:asciiTheme="minorHAnsi" w:hAnsiTheme="minorHAnsi"/>
                <w:lang w:val="es-ES_tradnl"/>
              </w:rPr>
              <w:t xml:space="preserve"> </w:t>
            </w:r>
            <w:r w:rsidR="00B057A1">
              <w:rPr>
                <w:rFonts w:asciiTheme="minorHAnsi" w:hAnsiTheme="minorHAnsi"/>
                <w:lang w:val="es-ES_tradnl"/>
              </w:rPr>
              <w:t>la</w:t>
            </w:r>
            <w:r w:rsidR="00C67771">
              <w:rPr>
                <w:rFonts w:asciiTheme="minorHAnsi" w:hAnsiTheme="minorHAnsi"/>
                <w:lang w:val="es-ES_tradnl"/>
              </w:rPr>
              <w:t xml:space="preserve"> </w:t>
            </w:r>
            <w:r w:rsidR="00C2498D">
              <w:rPr>
                <w:rFonts w:asciiTheme="minorHAnsi" w:hAnsiTheme="minorHAnsi"/>
                <w:lang w:val="es-ES_tradnl"/>
              </w:rPr>
              <w:t xml:space="preserve">Unidad </w:t>
            </w:r>
            <w:r w:rsidR="00B057A1">
              <w:rPr>
                <w:rFonts w:asciiTheme="minorHAnsi" w:hAnsiTheme="minorHAnsi"/>
                <w:lang w:val="es-ES_tradnl"/>
              </w:rPr>
              <w:t xml:space="preserve">que se debiera asignar, </w:t>
            </w:r>
            <w:r w:rsidR="00C67771">
              <w:rPr>
                <w:rFonts w:asciiTheme="minorHAnsi" w:hAnsiTheme="minorHAnsi"/>
                <w:lang w:val="es-ES_tradnl"/>
              </w:rPr>
              <w:t>según el tipo de requerimiento</w:t>
            </w:r>
            <w:r w:rsidR="00501604">
              <w:rPr>
                <w:rFonts w:asciiTheme="minorHAnsi" w:hAnsiTheme="minorHAnsi"/>
                <w:lang w:val="es-ES_tradnl"/>
              </w:rPr>
              <w:t xml:space="preserve"> al</w:t>
            </w:r>
            <w:r w:rsidR="00C67771">
              <w:rPr>
                <w:rFonts w:asciiTheme="minorHAnsi" w:hAnsiTheme="minorHAnsi"/>
                <w:lang w:val="es-ES_tradnl"/>
              </w:rPr>
              <w:t xml:space="preserve"> que se asocia la solicitud</w:t>
            </w:r>
            <w:r w:rsidR="00B057A1">
              <w:rPr>
                <w:rFonts w:asciiTheme="minorHAnsi" w:hAnsiTheme="minorHAnsi"/>
                <w:lang w:val="es-ES_tradnl"/>
              </w:rPr>
              <w:t xml:space="preserve">. Luego, </w:t>
            </w:r>
            <w:r w:rsidR="00C67771">
              <w:rPr>
                <w:rFonts w:asciiTheme="minorHAnsi" w:hAnsiTheme="minorHAnsi"/>
                <w:lang w:val="es-ES_tradnl"/>
              </w:rPr>
              <w:t xml:space="preserve">el usuario </w:t>
            </w:r>
            <w:r w:rsidR="004D76B8">
              <w:rPr>
                <w:rFonts w:asciiTheme="minorHAnsi" w:hAnsiTheme="minorHAnsi"/>
                <w:lang w:val="es-ES_tradnl"/>
              </w:rPr>
              <w:t xml:space="preserve">interno </w:t>
            </w:r>
            <w:r w:rsidR="00C67771">
              <w:rPr>
                <w:rFonts w:asciiTheme="minorHAnsi" w:hAnsiTheme="minorHAnsi"/>
                <w:lang w:val="es-ES_tradnl"/>
              </w:rPr>
              <w:t>podrá confirmar la propuesta o modificarla.</w:t>
            </w:r>
          </w:p>
          <w:tbl>
            <w:tblPr>
              <w:tblStyle w:val="Tablaconcuadrcula"/>
              <w:tblW w:w="0" w:type="auto"/>
              <w:tblInd w:w="449"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544"/>
              <w:gridCol w:w="4334"/>
            </w:tblGrid>
            <w:tr w:rsidR="00B057A1" w14:paraId="49727476" w14:textId="77777777" w:rsidTr="00684FB4">
              <w:tc>
                <w:tcPr>
                  <w:tcW w:w="3544" w:type="dxa"/>
                  <w:shd w:val="clear" w:color="auto" w:fill="D9E2F3" w:themeFill="accent1" w:themeFillTint="33"/>
                  <w:vAlign w:val="center"/>
                </w:tcPr>
                <w:p w14:paraId="5D400015" w14:textId="77777777" w:rsidR="00B057A1" w:rsidRPr="00B057A1" w:rsidRDefault="00B057A1" w:rsidP="007F55C1">
                  <w:pPr>
                    <w:spacing w:before="120" w:after="120"/>
                    <w:jc w:val="center"/>
                    <w:rPr>
                      <w:rFonts w:asciiTheme="minorHAnsi" w:hAnsiTheme="minorHAnsi"/>
                      <w:b/>
                      <w:lang w:val="es-ES_tradnl"/>
                    </w:rPr>
                  </w:pPr>
                  <w:r w:rsidRPr="00B057A1">
                    <w:rPr>
                      <w:rFonts w:asciiTheme="minorHAnsi" w:hAnsiTheme="minorHAnsi"/>
                      <w:b/>
                      <w:lang w:val="es-ES_tradnl"/>
                    </w:rPr>
                    <w:t>Tipo de requerimiento</w:t>
                  </w:r>
                </w:p>
              </w:tc>
              <w:tc>
                <w:tcPr>
                  <w:tcW w:w="4334" w:type="dxa"/>
                  <w:shd w:val="clear" w:color="auto" w:fill="D9E2F3" w:themeFill="accent1" w:themeFillTint="33"/>
                  <w:vAlign w:val="center"/>
                </w:tcPr>
                <w:p w14:paraId="7B500F93" w14:textId="77777777" w:rsidR="00B057A1" w:rsidRPr="00B057A1" w:rsidRDefault="00B057A1" w:rsidP="007F55C1">
                  <w:pPr>
                    <w:spacing w:before="120" w:after="120"/>
                    <w:jc w:val="center"/>
                    <w:rPr>
                      <w:rFonts w:asciiTheme="minorHAnsi" w:hAnsiTheme="minorHAnsi"/>
                      <w:b/>
                      <w:lang w:val="es-ES_tradnl"/>
                    </w:rPr>
                  </w:pPr>
                  <w:r w:rsidRPr="00B057A1">
                    <w:rPr>
                      <w:rFonts w:asciiTheme="minorHAnsi" w:hAnsiTheme="minorHAnsi"/>
                      <w:b/>
                      <w:lang w:val="es-ES_tradnl"/>
                    </w:rPr>
                    <w:t>Unidad</w:t>
                  </w:r>
                </w:p>
              </w:tc>
            </w:tr>
            <w:tr w:rsidR="007F55C1" w14:paraId="66C871E4" w14:textId="77777777" w:rsidTr="00164D47">
              <w:tc>
                <w:tcPr>
                  <w:tcW w:w="3544" w:type="dxa"/>
                  <w:vAlign w:val="center"/>
                </w:tcPr>
                <w:p w14:paraId="46EAA8A9" w14:textId="77777777" w:rsidR="007F55C1" w:rsidRDefault="007F55C1" w:rsidP="00164D47">
                  <w:pPr>
                    <w:spacing w:before="40" w:after="40"/>
                    <w:jc w:val="both"/>
                    <w:rPr>
                      <w:rFonts w:asciiTheme="minorHAnsi" w:hAnsiTheme="minorHAnsi"/>
                      <w:lang w:val="es-ES_tradnl"/>
                    </w:rPr>
                  </w:pPr>
                  <w:r w:rsidRPr="00B057A1">
                    <w:rPr>
                      <w:rFonts w:asciiTheme="minorHAnsi" w:hAnsiTheme="minorHAnsi"/>
                      <w:lang w:val="es-ES_tradnl"/>
                    </w:rPr>
                    <w:t>Reclamo</w:t>
                  </w:r>
                  <w:r>
                    <w:rPr>
                      <w:rFonts w:asciiTheme="minorHAnsi" w:hAnsiTheme="minorHAnsi"/>
                      <w:lang w:val="es-ES_tradnl"/>
                    </w:rPr>
                    <w:t xml:space="preserve"> por casos</w:t>
                  </w:r>
                </w:p>
              </w:tc>
              <w:tc>
                <w:tcPr>
                  <w:tcW w:w="4334" w:type="dxa"/>
                  <w:vMerge w:val="restart"/>
                  <w:vAlign w:val="center"/>
                </w:tcPr>
                <w:p w14:paraId="33553469" w14:textId="77777777" w:rsidR="007F55C1" w:rsidRDefault="007F55C1" w:rsidP="00164D47">
                  <w:pPr>
                    <w:spacing w:before="40" w:after="40"/>
                    <w:jc w:val="both"/>
                    <w:rPr>
                      <w:rFonts w:asciiTheme="minorHAnsi" w:hAnsiTheme="minorHAnsi"/>
                      <w:lang w:val="es-ES_tradnl"/>
                    </w:rPr>
                  </w:pPr>
                  <w:r>
                    <w:rPr>
                      <w:rFonts w:asciiTheme="minorHAnsi" w:hAnsiTheme="minorHAnsi"/>
                      <w:lang w:val="es-ES_tradnl"/>
                    </w:rPr>
                    <w:t>Protección de Derechos y Representación Judicial</w:t>
                  </w:r>
                </w:p>
              </w:tc>
            </w:tr>
            <w:tr w:rsidR="007F55C1" w14:paraId="6DE6A79F" w14:textId="77777777" w:rsidTr="00164D47">
              <w:tc>
                <w:tcPr>
                  <w:tcW w:w="3544" w:type="dxa"/>
                  <w:vAlign w:val="center"/>
                </w:tcPr>
                <w:p w14:paraId="32C61830" w14:textId="77777777" w:rsidR="007F55C1" w:rsidRDefault="007F55C1" w:rsidP="00164D47">
                  <w:pPr>
                    <w:spacing w:before="40" w:after="40"/>
                    <w:jc w:val="both"/>
                    <w:rPr>
                      <w:rFonts w:asciiTheme="minorHAnsi" w:hAnsiTheme="minorHAnsi"/>
                      <w:lang w:val="es-ES_tradnl"/>
                    </w:rPr>
                  </w:pPr>
                  <w:r w:rsidRPr="00B057A1">
                    <w:rPr>
                      <w:rFonts w:asciiTheme="minorHAnsi" w:hAnsiTheme="minorHAnsi"/>
                      <w:lang w:val="es-ES_tradnl"/>
                    </w:rPr>
                    <w:t>Requerimiento por vulneración</w:t>
                  </w:r>
                </w:p>
              </w:tc>
              <w:tc>
                <w:tcPr>
                  <w:tcW w:w="4334" w:type="dxa"/>
                  <w:vMerge/>
                  <w:vAlign w:val="center"/>
                </w:tcPr>
                <w:p w14:paraId="749AB38A" w14:textId="77777777" w:rsidR="007F55C1" w:rsidRDefault="007F55C1" w:rsidP="0076715E">
                  <w:pPr>
                    <w:spacing w:after="120"/>
                    <w:jc w:val="both"/>
                    <w:rPr>
                      <w:rFonts w:asciiTheme="minorHAnsi" w:hAnsiTheme="minorHAnsi"/>
                      <w:lang w:val="es-ES_tradnl"/>
                    </w:rPr>
                  </w:pPr>
                </w:p>
              </w:tc>
            </w:tr>
            <w:tr w:rsidR="007B009C" w14:paraId="5BB1810B" w14:textId="77777777" w:rsidTr="00164D47">
              <w:tc>
                <w:tcPr>
                  <w:tcW w:w="3544" w:type="dxa"/>
                  <w:vAlign w:val="center"/>
                </w:tcPr>
                <w:p w14:paraId="44B96D95" w14:textId="77777777" w:rsidR="007B009C" w:rsidRDefault="007B009C" w:rsidP="00164D47">
                  <w:pPr>
                    <w:spacing w:before="40" w:after="40"/>
                    <w:jc w:val="both"/>
                    <w:rPr>
                      <w:rFonts w:asciiTheme="minorHAnsi" w:hAnsiTheme="minorHAnsi"/>
                      <w:lang w:val="es-ES_tradnl"/>
                    </w:rPr>
                  </w:pPr>
                  <w:r>
                    <w:rPr>
                      <w:rFonts w:asciiTheme="minorHAnsi" w:hAnsiTheme="minorHAnsi"/>
                      <w:lang w:val="es-ES_tradnl"/>
                    </w:rPr>
                    <w:t>Solicitud de reunión o audiencia</w:t>
                  </w:r>
                </w:p>
              </w:tc>
              <w:tc>
                <w:tcPr>
                  <w:tcW w:w="4334" w:type="dxa"/>
                  <w:vAlign w:val="center"/>
                </w:tcPr>
                <w:p w14:paraId="18ADB97C" w14:textId="77777777" w:rsidR="007B009C" w:rsidRDefault="007B009C" w:rsidP="00164D47">
                  <w:pPr>
                    <w:spacing w:before="40" w:after="40"/>
                    <w:jc w:val="both"/>
                    <w:rPr>
                      <w:rFonts w:asciiTheme="minorHAnsi" w:hAnsiTheme="minorHAnsi"/>
                      <w:lang w:val="es-ES_tradnl"/>
                    </w:rPr>
                  </w:pPr>
                  <w:r>
                    <w:rPr>
                      <w:rFonts w:asciiTheme="minorHAnsi" w:hAnsiTheme="minorHAnsi"/>
                      <w:lang w:val="es-ES_tradnl"/>
                    </w:rPr>
                    <w:t>Gabinete</w:t>
                  </w:r>
                </w:p>
              </w:tc>
            </w:tr>
            <w:tr w:rsidR="007F55C1" w14:paraId="232A18C0" w14:textId="77777777" w:rsidTr="00164D47">
              <w:tc>
                <w:tcPr>
                  <w:tcW w:w="3544" w:type="dxa"/>
                  <w:vAlign w:val="center"/>
                </w:tcPr>
                <w:p w14:paraId="43B06946" w14:textId="77777777" w:rsidR="007F55C1" w:rsidRDefault="007F55C1" w:rsidP="00164D47">
                  <w:pPr>
                    <w:spacing w:before="40" w:after="40"/>
                    <w:jc w:val="both"/>
                    <w:rPr>
                      <w:rFonts w:asciiTheme="minorHAnsi" w:hAnsiTheme="minorHAnsi"/>
                      <w:lang w:val="es-ES_tradnl"/>
                    </w:rPr>
                  </w:pPr>
                  <w:r w:rsidRPr="007F55C1">
                    <w:rPr>
                      <w:rFonts w:asciiTheme="minorHAnsi" w:hAnsiTheme="minorHAnsi"/>
                      <w:lang w:val="es-ES_tradnl"/>
                    </w:rPr>
                    <w:t>Reclamo</w:t>
                  </w:r>
                  <w:r>
                    <w:rPr>
                      <w:rFonts w:asciiTheme="minorHAnsi" w:hAnsiTheme="minorHAnsi"/>
                      <w:lang w:val="es-ES_tradnl"/>
                    </w:rPr>
                    <w:t>s</w:t>
                  </w:r>
                </w:p>
              </w:tc>
              <w:tc>
                <w:tcPr>
                  <w:tcW w:w="4334" w:type="dxa"/>
                  <w:vMerge w:val="restart"/>
                  <w:vAlign w:val="center"/>
                </w:tcPr>
                <w:p w14:paraId="61C379F2" w14:textId="77777777" w:rsidR="007F55C1" w:rsidRDefault="007F55C1" w:rsidP="00164D47">
                  <w:pPr>
                    <w:spacing w:before="40" w:after="40"/>
                    <w:jc w:val="both"/>
                    <w:rPr>
                      <w:rFonts w:asciiTheme="minorHAnsi" w:hAnsiTheme="minorHAnsi"/>
                      <w:lang w:val="es-ES_tradnl"/>
                    </w:rPr>
                  </w:pPr>
                  <w:r>
                    <w:rPr>
                      <w:rFonts w:asciiTheme="minorHAnsi" w:hAnsiTheme="minorHAnsi"/>
                      <w:lang w:val="es-ES_tradnl"/>
                    </w:rPr>
                    <w:t>Estudios y Gestión</w:t>
                  </w:r>
                </w:p>
              </w:tc>
            </w:tr>
            <w:tr w:rsidR="007F55C1" w14:paraId="6D927197" w14:textId="77777777" w:rsidTr="00164D47">
              <w:tc>
                <w:tcPr>
                  <w:tcW w:w="3544" w:type="dxa"/>
                  <w:vAlign w:val="center"/>
                </w:tcPr>
                <w:p w14:paraId="21043D71" w14:textId="77777777" w:rsidR="007F55C1" w:rsidRPr="007F55C1" w:rsidRDefault="007F55C1" w:rsidP="00164D47">
                  <w:pPr>
                    <w:spacing w:before="40" w:after="40"/>
                    <w:jc w:val="both"/>
                    <w:rPr>
                      <w:rFonts w:asciiTheme="minorHAnsi" w:hAnsiTheme="minorHAnsi"/>
                      <w:lang w:val="es-ES_tradnl"/>
                    </w:rPr>
                  </w:pPr>
                  <w:r>
                    <w:rPr>
                      <w:rFonts w:asciiTheme="minorHAnsi" w:hAnsiTheme="minorHAnsi"/>
                      <w:lang w:val="es-ES_tradnl"/>
                    </w:rPr>
                    <w:t>Solicitud de información</w:t>
                  </w:r>
                </w:p>
              </w:tc>
              <w:tc>
                <w:tcPr>
                  <w:tcW w:w="4334" w:type="dxa"/>
                  <w:vMerge/>
                  <w:vAlign w:val="center"/>
                </w:tcPr>
                <w:p w14:paraId="3AB5DAAA" w14:textId="77777777" w:rsidR="007F55C1" w:rsidRDefault="007F55C1" w:rsidP="0076715E">
                  <w:pPr>
                    <w:spacing w:after="120"/>
                    <w:jc w:val="both"/>
                    <w:rPr>
                      <w:rFonts w:asciiTheme="minorHAnsi" w:hAnsiTheme="minorHAnsi"/>
                      <w:lang w:val="es-ES_tradnl"/>
                    </w:rPr>
                  </w:pPr>
                </w:p>
              </w:tc>
            </w:tr>
            <w:tr w:rsidR="007F55C1" w14:paraId="4AEF9952" w14:textId="77777777" w:rsidTr="00164D47">
              <w:tc>
                <w:tcPr>
                  <w:tcW w:w="3544" w:type="dxa"/>
                  <w:vAlign w:val="center"/>
                </w:tcPr>
                <w:p w14:paraId="261C92C9" w14:textId="77777777" w:rsidR="007F55C1" w:rsidRPr="007F55C1" w:rsidRDefault="007F55C1" w:rsidP="00164D47">
                  <w:pPr>
                    <w:spacing w:before="40" w:after="40"/>
                    <w:jc w:val="both"/>
                    <w:rPr>
                      <w:rFonts w:asciiTheme="minorHAnsi" w:hAnsiTheme="minorHAnsi"/>
                      <w:lang w:val="es-ES_tradnl"/>
                    </w:rPr>
                  </w:pPr>
                  <w:r w:rsidRPr="007F55C1">
                    <w:rPr>
                      <w:rFonts w:asciiTheme="minorHAnsi" w:hAnsiTheme="minorHAnsi"/>
                      <w:lang w:val="es-ES_tradnl"/>
                    </w:rPr>
                    <w:t>Consulta</w:t>
                  </w:r>
                </w:p>
              </w:tc>
              <w:tc>
                <w:tcPr>
                  <w:tcW w:w="4334" w:type="dxa"/>
                  <w:vMerge/>
                  <w:vAlign w:val="center"/>
                </w:tcPr>
                <w:p w14:paraId="3137F646" w14:textId="77777777" w:rsidR="007F55C1" w:rsidRDefault="007F55C1" w:rsidP="0076715E">
                  <w:pPr>
                    <w:spacing w:after="120"/>
                    <w:jc w:val="both"/>
                    <w:rPr>
                      <w:rFonts w:asciiTheme="minorHAnsi" w:hAnsiTheme="minorHAnsi"/>
                      <w:lang w:val="es-ES_tradnl"/>
                    </w:rPr>
                  </w:pPr>
                </w:p>
              </w:tc>
            </w:tr>
            <w:tr w:rsidR="007F55C1" w14:paraId="6827D250" w14:textId="77777777" w:rsidTr="00164D47">
              <w:tc>
                <w:tcPr>
                  <w:tcW w:w="3544" w:type="dxa"/>
                  <w:vAlign w:val="center"/>
                </w:tcPr>
                <w:p w14:paraId="64D9B9FA" w14:textId="77777777" w:rsidR="007F55C1" w:rsidRPr="007F55C1" w:rsidRDefault="007F55C1" w:rsidP="00164D47">
                  <w:pPr>
                    <w:spacing w:before="40" w:after="40"/>
                    <w:jc w:val="both"/>
                    <w:rPr>
                      <w:rFonts w:asciiTheme="minorHAnsi" w:hAnsiTheme="minorHAnsi"/>
                      <w:lang w:val="es-ES_tradnl"/>
                    </w:rPr>
                  </w:pPr>
                  <w:r w:rsidRPr="007F55C1">
                    <w:rPr>
                      <w:rFonts w:asciiTheme="minorHAnsi" w:hAnsiTheme="minorHAnsi"/>
                      <w:lang w:val="es-ES_tradnl"/>
                    </w:rPr>
                    <w:t>Requerimiento</w:t>
                  </w:r>
                </w:p>
              </w:tc>
              <w:tc>
                <w:tcPr>
                  <w:tcW w:w="4334" w:type="dxa"/>
                  <w:vMerge/>
                  <w:vAlign w:val="center"/>
                </w:tcPr>
                <w:p w14:paraId="0FC087D6" w14:textId="77777777" w:rsidR="007F55C1" w:rsidRDefault="007F55C1" w:rsidP="0076715E">
                  <w:pPr>
                    <w:spacing w:after="120"/>
                    <w:jc w:val="both"/>
                    <w:rPr>
                      <w:rFonts w:asciiTheme="minorHAnsi" w:hAnsiTheme="minorHAnsi"/>
                      <w:lang w:val="es-ES_tradnl"/>
                    </w:rPr>
                  </w:pPr>
                </w:p>
              </w:tc>
            </w:tr>
            <w:tr w:rsidR="007F55C1" w14:paraId="1420D260" w14:textId="77777777" w:rsidTr="00164D47">
              <w:tc>
                <w:tcPr>
                  <w:tcW w:w="3544" w:type="dxa"/>
                  <w:vAlign w:val="center"/>
                </w:tcPr>
                <w:p w14:paraId="5ABC4265" w14:textId="77777777" w:rsidR="007F55C1" w:rsidRPr="007F55C1" w:rsidRDefault="007F55C1" w:rsidP="00164D47">
                  <w:pPr>
                    <w:spacing w:before="40" w:after="40"/>
                    <w:jc w:val="both"/>
                    <w:rPr>
                      <w:rFonts w:asciiTheme="minorHAnsi" w:hAnsiTheme="minorHAnsi"/>
                      <w:lang w:val="es-ES_tradnl"/>
                    </w:rPr>
                  </w:pPr>
                  <w:r w:rsidRPr="007F55C1">
                    <w:rPr>
                      <w:rFonts w:asciiTheme="minorHAnsi" w:hAnsiTheme="minorHAnsi"/>
                      <w:lang w:val="es-ES_tradnl"/>
                    </w:rPr>
                    <w:t>Felicitaciones</w:t>
                  </w:r>
                </w:p>
              </w:tc>
              <w:tc>
                <w:tcPr>
                  <w:tcW w:w="4334" w:type="dxa"/>
                  <w:vMerge w:val="restart"/>
                  <w:vAlign w:val="center"/>
                </w:tcPr>
                <w:p w14:paraId="034BF5C9" w14:textId="77777777" w:rsidR="007F55C1" w:rsidRDefault="007F55C1" w:rsidP="00164D47">
                  <w:pPr>
                    <w:spacing w:before="40" w:after="40"/>
                    <w:jc w:val="both"/>
                    <w:rPr>
                      <w:rFonts w:asciiTheme="minorHAnsi" w:hAnsiTheme="minorHAnsi"/>
                      <w:lang w:val="es-ES_tradnl"/>
                    </w:rPr>
                  </w:pPr>
                  <w:r>
                    <w:rPr>
                      <w:rFonts w:asciiTheme="minorHAnsi" w:hAnsiTheme="minorHAnsi"/>
                      <w:lang w:val="es-ES_tradnl"/>
                    </w:rPr>
                    <w:t>Promoción y Difusión de Derechos</w:t>
                  </w:r>
                </w:p>
              </w:tc>
            </w:tr>
            <w:tr w:rsidR="007F55C1" w14:paraId="77B35A55" w14:textId="77777777" w:rsidTr="00164D47">
              <w:tc>
                <w:tcPr>
                  <w:tcW w:w="3544" w:type="dxa"/>
                  <w:vAlign w:val="center"/>
                </w:tcPr>
                <w:p w14:paraId="4A3362C0" w14:textId="77777777" w:rsidR="007F55C1" w:rsidRPr="007F55C1" w:rsidRDefault="007F55C1" w:rsidP="00164D47">
                  <w:pPr>
                    <w:spacing w:before="40" w:after="40"/>
                    <w:jc w:val="both"/>
                    <w:rPr>
                      <w:rFonts w:asciiTheme="minorHAnsi" w:hAnsiTheme="minorHAnsi"/>
                      <w:lang w:val="es-ES_tradnl"/>
                    </w:rPr>
                  </w:pPr>
                  <w:r w:rsidRPr="007F55C1">
                    <w:rPr>
                      <w:rFonts w:asciiTheme="minorHAnsi" w:hAnsiTheme="minorHAnsi"/>
                      <w:lang w:val="es-ES_tradnl"/>
                    </w:rPr>
                    <w:t>Sugerencia</w:t>
                  </w:r>
                </w:p>
              </w:tc>
              <w:tc>
                <w:tcPr>
                  <w:tcW w:w="4334" w:type="dxa"/>
                  <w:vMerge/>
                  <w:vAlign w:val="center"/>
                </w:tcPr>
                <w:p w14:paraId="3060413C" w14:textId="77777777" w:rsidR="007F55C1" w:rsidRDefault="007F55C1" w:rsidP="0076715E">
                  <w:pPr>
                    <w:spacing w:after="120"/>
                    <w:jc w:val="both"/>
                    <w:rPr>
                      <w:rFonts w:asciiTheme="minorHAnsi" w:hAnsiTheme="minorHAnsi"/>
                      <w:lang w:val="es-ES_tradnl"/>
                    </w:rPr>
                  </w:pPr>
                </w:p>
              </w:tc>
            </w:tr>
            <w:tr w:rsidR="00E21616" w14:paraId="46058029" w14:textId="77777777" w:rsidTr="00164D47">
              <w:tc>
                <w:tcPr>
                  <w:tcW w:w="3544" w:type="dxa"/>
                  <w:vAlign w:val="center"/>
                </w:tcPr>
                <w:p w14:paraId="5E70E519" w14:textId="6140882B" w:rsidR="00E21616" w:rsidRPr="007F55C1" w:rsidRDefault="00E21616" w:rsidP="00164D47">
                  <w:pPr>
                    <w:spacing w:before="40" w:after="40"/>
                    <w:jc w:val="both"/>
                    <w:rPr>
                      <w:rFonts w:asciiTheme="minorHAnsi" w:hAnsiTheme="minorHAnsi"/>
                      <w:lang w:val="es-ES_tradnl"/>
                    </w:rPr>
                  </w:pPr>
                  <w:r w:rsidRPr="007F55C1">
                    <w:rPr>
                      <w:rFonts w:asciiTheme="minorHAnsi" w:hAnsiTheme="minorHAnsi"/>
                      <w:lang w:val="es-ES_tradnl"/>
                    </w:rPr>
                    <w:t>Actividad de promoción de derechos</w:t>
                  </w:r>
                  <w:r w:rsidRPr="00E21616">
                    <w:rPr>
                      <w:rFonts w:asciiTheme="minorHAnsi" w:hAnsiTheme="minorHAnsi"/>
                      <w:vertAlign w:val="superscript"/>
                      <w:lang w:val="es-ES_tradnl"/>
                    </w:rPr>
                    <w:t>(*)</w:t>
                  </w:r>
                </w:p>
              </w:tc>
              <w:tc>
                <w:tcPr>
                  <w:tcW w:w="4334" w:type="dxa"/>
                  <w:vAlign w:val="center"/>
                </w:tcPr>
                <w:p w14:paraId="2C11E832" w14:textId="77777777" w:rsidR="00E21616" w:rsidRDefault="00E21616" w:rsidP="0076715E">
                  <w:pPr>
                    <w:spacing w:after="120"/>
                    <w:jc w:val="both"/>
                    <w:rPr>
                      <w:rFonts w:asciiTheme="minorHAnsi" w:hAnsiTheme="minorHAnsi"/>
                      <w:lang w:val="es-ES_tradnl"/>
                    </w:rPr>
                  </w:pPr>
                </w:p>
              </w:tc>
            </w:tr>
          </w:tbl>
          <w:p w14:paraId="13633C26" w14:textId="15B6A8B5" w:rsidR="00410A6B" w:rsidRDefault="00410A6B" w:rsidP="00B7013C">
            <w:pPr>
              <w:spacing w:before="120" w:after="120"/>
              <w:jc w:val="both"/>
              <w:rPr>
                <w:rFonts w:asciiTheme="minorHAnsi" w:hAnsiTheme="minorHAnsi"/>
                <w:lang w:val="es-ES_tradnl"/>
              </w:rPr>
            </w:pPr>
            <w:r>
              <w:rPr>
                <w:rFonts w:asciiTheme="minorHAnsi" w:hAnsiTheme="minorHAnsi"/>
                <w:lang w:val="es-ES_tradnl"/>
              </w:rPr>
              <w:t xml:space="preserve">Eventualmente, si es posible sistematizar los datos, el usuario </w:t>
            </w:r>
            <w:r w:rsidR="004D76B8">
              <w:rPr>
                <w:rFonts w:asciiTheme="minorHAnsi" w:hAnsiTheme="minorHAnsi"/>
                <w:lang w:val="es-ES_tradnl"/>
              </w:rPr>
              <w:t xml:space="preserve">interno </w:t>
            </w:r>
            <w:r w:rsidR="00C20A03">
              <w:rPr>
                <w:rFonts w:asciiTheme="minorHAnsi" w:hAnsiTheme="minorHAnsi"/>
                <w:lang w:val="es-ES_tradnl"/>
              </w:rPr>
              <w:t>podrá seleccionar,</w:t>
            </w:r>
            <w:r w:rsidR="00501604">
              <w:rPr>
                <w:rFonts w:asciiTheme="minorHAnsi" w:hAnsiTheme="minorHAnsi"/>
                <w:lang w:val="es-ES_tradnl"/>
              </w:rPr>
              <w:t xml:space="preserve"> desde</w:t>
            </w:r>
            <w:r>
              <w:rPr>
                <w:rFonts w:asciiTheme="minorHAnsi" w:hAnsiTheme="minorHAnsi"/>
                <w:lang w:val="es-ES_tradnl"/>
              </w:rPr>
              <w:t xml:space="preserve"> una lista de opciones (check list)</w:t>
            </w:r>
            <w:r w:rsidR="00C20A03">
              <w:rPr>
                <w:rFonts w:asciiTheme="minorHAnsi" w:hAnsiTheme="minorHAnsi"/>
                <w:lang w:val="es-ES_tradnl"/>
              </w:rPr>
              <w:t>,</w:t>
            </w:r>
            <w:r w:rsidR="00501604">
              <w:rPr>
                <w:rFonts w:asciiTheme="minorHAnsi" w:hAnsiTheme="minorHAnsi"/>
                <w:lang w:val="es-ES_tradnl"/>
              </w:rPr>
              <w:t xml:space="preserve"> la</w:t>
            </w:r>
            <w:r>
              <w:rPr>
                <w:rFonts w:asciiTheme="minorHAnsi" w:hAnsiTheme="minorHAnsi"/>
                <w:lang w:val="es-ES_tradnl"/>
              </w:rPr>
              <w:t xml:space="preserve"> información que </w:t>
            </w:r>
            <w:r w:rsidR="00501604">
              <w:rPr>
                <w:rFonts w:asciiTheme="minorHAnsi" w:hAnsiTheme="minorHAnsi"/>
                <w:lang w:val="es-ES_tradnl"/>
              </w:rPr>
              <w:t xml:space="preserve"> permita</w:t>
            </w:r>
            <w:r w:rsidR="00C20A03">
              <w:rPr>
                <w:rFonts w:asciiTheme="minorHAnsi" w:hAnsiTheme="minorHAnsi"/>
                <w:lang w:val="es-ES_tradnl"/>
              </w:rPr>
              <w:t xml:space="preserve"> </w:t>
            </w:r>
            <w:r>
              <w:rPr>
                <w:rFonts w:asciiTheme="minorHAnsi" w:hAnsiTheme="minorHAnsi"/>
                <w:lang w:val="es-ES_tradnl"/>
              </w:rPr>
              <w:t>proponer</w:t>
            </w:r>
            <w:r w:rsidR="00501604">
              <w:rPr>
                <w:rFonts w:asciiTheme="minorHAnsi" w:hAnsiTheme="minorHAnsi"/>
                <w:lang w:val="es-ES_tradnl"/>
              </w:rPr>
              <w:t xml:space="preserve"> con mayor precisión, </w:t>
            </w:r>
            <w:r>
              <w:rPr>
                <w:rFonts w:asciiTheme="minorHAnsi" w:hAnsiTheme="minorHAnsi"/>
                <w:lang w:val="es-ES_tradnl"/>
              </w:rPr>
              <w:t xml:space="preserve"> </w:t>
            </w:r>
            <w:r w:rsidR="00B7013C">
              <w:rPr>
                <w:rFonts w:asciiTheme="minorHAnsi" w:hAnsiTheme="minorHAnsi"/>
                <w:lang w:val="es-ES_tradnl"/>
              </w:rPr>
              <w:t xml:space="preserve">la </w:t>
            </w:r>
            <w:r w:rsidR="00C2498D">
              <w:rPr>
                <w:rFonts w:asciiTheme="minorHAnsi" w:hAnsiTheme="minorHAnsi"/>
                <w:lang w:val="es-ES_tradnl"/>
              </w:rPr>
              <w:t>Unidad</w:t>
            </w:r>
            <w:r w:rsidR="00501604">
              <w:rPr>
                <w:rFonts w:asciiTheme="minorHAnsi" w:hAnsiTheme="minorHAnsi"/>
                <w:lang w:val="es-ES_tradnl"/>
              </w:rPr>
              <w:t xml:space="preserve"> recomendada para atender el requerimiento.</w:t>
            </w:r>
            <w:r w:rsidR="00C2498D">
              <w:rPr>
                <w:rFonts w:asciiTheme="minorHAnsi" w:hAnsiTheme="minorHAnsi"/>
                <w:lang w:val="es-ES_tradnl"/>
              </w:rPr>
              <w:t xml:space="preserve"> </w:t>
            </w:r>
            <w:r w:rsidR="00501604">
              <w:rPr>
                <w:rFonts w:asciiTheme="minorHAnsi" w:hAnsiTheme="minorHAnsi"/>
                <w:lang w:val="es-ES_tradnl"/>
              </w:rPr>
              <w:t xml:space="preserve"> </w:t>
            </w:r>
          </w:p>
          <w:p w14:paraId="03B4BCFB" w14:textId="23BCEC30" w:rsidR="00E21616" w:rsidRDefault="00E21616" w:rsidP="00B7013C">
            <w:pPr>
              <w:spacing w:before="120" w:after="120"/>
              <w:jc w:val="both"/>
              <w:rPr>
                <w:rFonts w:asciiTheme="minorHAnsi" w:hAnsiTheme="minorHAnsi"/>
                <w:lang w:val="es-ES_tradnl"/>
              </w:rPr>
            </w:pPr>
            <w:r>
              <w:rPr>
                <w:rFonts w:asciiTheme="minorHAnsi" w:hAnsiTheme="minorHAnsi"/>
                <w:lang w:val="es-ES_tradnl"/>
              </w:rPr>
              <w:t>(*) En caso que en el tipo de requerimiento “</w:t>
            </w:r>
            <w:r w:rsidRPr="007F55C1">
              <w:rPr>
                <w:rFonts w:asciiTheme="minorHAnsi" w:hAnsiTheme="minorHAnsi"/>
                <w:lang w:val="es-ES_tradnl"/>
              </w:rPr>
              <w:t>Actividad de promoción de derechos</w:t>
            </w:r>
            <w:r>
              <w:rPr>
                <w:rFonts w:asciiTheme="minorHAnsi" w:hAnsiTheme="minorHAnsi"/>
                <w:lang w:val="es-ES_tradnl"/>
              </w:rPr>
              <w:t>” soliciten la presencia de la Defensora, el requerimiento será derivado a Gabinete.</w:t>
            </w:r>
          </w:p>
          <w:p w14:paraId="610737F3" w14:textId="77777777" w:rsidR="003D14AC" w:rsidRDefault="003D14AC" w:rsidP="00B7013C">
            <w:pPr>
              <w:spacing w:before="120" w:after="120"/>
              <w:jc w:val="both"/>
              <w:rPr>
                <w:rFonts w:asciiTheme="minorHAnsi" w:hAnsiTheme="minorHAnsi"/>
                <w:u w:val="single"/>
                <w:lang w:val="es-ES_tradnl"/>
              </w:rPr>
            </w:pPr>
            <w:r w:rsidRPr="003D14AC">
              <w:rPr>
                <w:rFonts w:asciiTheme="minorHAnsi" w:hAnsiTheme="minorHAnsi"/>
                <w:u w:val="single"/>
                <w:lang w:val="es-ES_tradnl"/>
              </w:rPr>
              <w:t>Consideraciones</w:t>
            </w:r>
          </w:p>
          <w:p w14:paraId="6CFA3D51" w14:textId="6E79DCB1" w:rsidR="003D14AC" w:rsidRDefault="00C2498D" w:rsidP="00B7013C">
            <w:pPr>
              <w:spacing w:before="120" w:after="120"/>
              <w:jc w:val="both"/>
            </w:pPr>
            <w:r>
              <w:rPr>
                <w:rFonts w:asciiTheme="minorHAnsi" w:hAnsiTheme="minorHAnsi"/>
                <w:lang w:val="es-ES_tradnl"/>
              </w:rPr>
              <w:t>La U</w:t>
            </w:r>
            <w:r w:rsidR="003D14AC">
              <w:rPr>
                <w:rFonts w:asciiTheme="minorHAnsi" w:hAnsiTheme="minorHAnsi"/>
                <w:lang w:val="es-ES_tradnl"/>
              </w:rPr>
              <w:t xml:space="preserve">nidad asignada podría </w:t>
            </w:r>
            <w:r w:rsidR="00856DCD">
              <w:rPr>
                <w:rFonts w:asciiTheme="minorHAnsi" w:hAnsiTheme="minorHAnsi"/>
                <w:lang w:val="es-ES_tradnl"/>
              </w:rPr>
              <w:t>reclasificar</w:t>
            </w:r>
            <w:r w:rsidR="003D14AC">
              <w:rPr>
                <w:rFonts w:asciiTheme="minorHAnsi" w:hAnsiTheme="minorHAnsi"/>
                <w:lang w:val="es-ES_tradnl"/>
              </w:rPr>
              <w:t xml:space="preserve"> el requerimiento </w:t>
            </w:r>
            <w:r w:rsidR="00856DCD">
              <w:rPr>
                <w:rFonts w:asciiTheme="minorHAnsi" w:hAnsiTheme="minorHAnsi"/>
                <w:lang w:val="es-ES_tradnl"/>
              </w:rPr>
              <w:t>y</w:t>
            </w:r>
            <w:r w:rsidR="003D14AC">
              <w:rPr>
                <w:rFonts w:asciiTheme="minorHAnsi" w:hAnsiTheme="minorHAnsi"/>
                <w:lang w:val="es-ES_tradnl"/>
              </w:rPr>
              <w:t xml:space="preserve"> re-asignarlo a una nueva </w:t>
            </w:r>
            <w:r>
              <w:rPr>
                <w:rFonts w:asciiTheme="minorHAnsi" w:hAnsiTheme="minorHAnsi"/>
                <w:lang w:val="es-ES_tradnl"/>
              </w:rPr>
              <w:t>U</w:t>
            </w:r>
            <w:r w:rsidR="003D14AC">
              <w:rPr>
                <w:rFonts w:asciiTheme="minorHAnsi" w:hAnsiTheme="minorHAnsi"/>
                <w:lang w:val="es-ES_tradnl"/>
              </w:rPr>
              <w:t>nidad</w:t>
            </w:r>
            <w:r w:rsidR="007B009C">
              <w:rPr>
                <w:rFonts w:asciiTheme="minorHAnsi" w:hAnsiTheme="minorHAnsi"/>
                <w:lang w:val="es-ES_tradnl"/>
              </w:rPr>
              <w:t>, previa aprobación del Director responsable de la Unidad</w:t>
            </w:r>
            <w:r w:rsidR="007D6934">
              <w:rPr>
                <w:rFonts w:asciiTheme="minorHAnsi" w:hAnsiTheme="minorHAnsi"/>
                <w:lang w:val="es-ES_tradnl"/>
              </w:rPr>
              <w:t xml:space="preserve">, en caso que </w:t>
            </w:r>
            <w:r w:rsidR="00164D47">
              <w:rPr>
                <w:rFonts w:asciiTheme="minorHAnsi" w:hAnsiTheme="minorHAnsi"/>
                <w:lang w:val="es-ES_tradnl"/>
              </w:rPr>
              <w:t xml:space="preserve">no corresponda </w:t>
            </w:r>
            <w:r w:rsidR="00D34053">
              <w:rPr>
                <w:rFonts w:asciiTheme="minorHAnsi" w:hAnsiTheme="minorHAnsi"/>
                <w:lang w:val="es-ES_tradnl"/>
              </w:rPr>
              <w:t>a su ámbito de acción</w:t>
            </w:r>
            <w:r w:rsidR="00A10FFC">
              <w:rPr>
                <w:rFonts w:asciiTheme="minorHAnsi" w:hAnsiTheme="minorHAnsi"/>
                <w:lang w:val="es-ES_tradnl"/>
              </w:rPr>
              <w:t xml:space="preserve"> o </w:t>
            </w:r>
            <w:r w:rsidR="00220995">
              <w:rPr>
                <w:rFonts w:asciiTheme="minorHAnsi" w:hAnsiTheme="minorHAnsi"/>
                <w:lang w:val="es-ES_tradnl"/>
              </w:rPr>
              <w:t>responsabilidades</w:t>
            </w:r>
            <w:r w:rsidR="003D14AC">
              <w:rPr>
                <w:rFonts w:asciiTheme="minorHAnsi" w:hAnsiTheme="minorHAnsi"/>
                <w:lang w:val="es-ES_tradnl"/>
              </w:rPr>
              <w:t>.</w:t>
            </w:r>
            <w:r w:rsidR="00CD6991">
              <w:rPr>
                <w:rFonts w:asciiTheme="minorHAnsi" w:hAnsiTheme="minorHAnsi"/>
                <w:lang w:val="es-ES_tradnl"/>
              </w:rPr>
              <w:t xml:space="preserve"> Debido a que la Defensoría tiene por norma atender y responder con prontitud, la derivación tendrá un plazo de días(a definir durante el diseño del sistema), de lo </w:t>
            </w:r>
            <w:r w:rsidR="00CD6991">
              <w:rPr>
                <w:rFonts w:asciiTheme="minorHAnsi" w:hAnsiTheme="minorHAnsi"/>
                <w:lang w:val="es-ES_tradnl"/>
              </w:rPr>
              <w:lastRenderedPageBreak/>
              <w:t xml:space="preserve">contrario, una vez finalizado dicho </w:t>
            </w:r>
            <w:r w:rsidR="00856DCD">
              <w:rPr>
                <w:rFonts w:asciiTheme="minorHAnsi" w:hAnsiTheme="minorHAnsi"/>
                <w:lang w:val="es-ES_tradnl"/>
              </w:rPr>
              <w:t>plazo,</w:t>
            </w:r>
            <w:r w:rsidR="00CD6991">
              <w:t xml:space="preserve"> la unidad que posee el requerimiento debe darle curso sin posibilidad de derivación ulterior.</w:t>
            </w:r>
          </w:p>
          <w:p w14:paraId="16F82210" w14:textId="437E6961" w:rsidR="002B5D95" w:rsidRPr="003A1F37" w:rsidRDefault="006B412A" w:rsidP="003A1F37">
            <w:pPr>
              <w:spacing w:beforeLines="60" w:before="144" w:afterLines="60" w:after="144" w:line="240" w:lineRule="auto"/>
              <w:jc w:val="both"/>
              <w:rPr>
                <w:rFonts w:asciiTheme="minorHAnsi" w:hAnsiTheme="minorHAnsi"/>
              </w:rPr>
            </w:pPr>
            <w:r>
              <w:t>La redacción del detalle del requerimiento, ingresado en el formulario Web por parte de las personas usuarias, podría estar acompañado por imágenes adjuntas. En estos casos, y para resguardar la confidencialidad de tales recursos, se propone que todos aquellos requerimientos que posean imágenes adjuntas sean asignados inmediatamente a la Unidad de Protección y Defensa, en caso del nivel central, mientras que en regiones serán asignados al Coordinador Regional.</w:t>
            </w:r>
          </w:p>
        </w:tc>
      </w:tr>
      <w:tr w:rsidR="00D7676B" w:rsidRPr="007D7497" w14:paraId="6EDE8CEE" w14:textId="77777777" w:rsidTr="00684FB4">
        <w:trPr>
          <w:tblCellSpacing w:w="11" w:type="dxa"/>
        </w:trPr>
        <w:tc>
          <w:tcPr>
            <w:tcW w:w="2235" w:type="dxa"/>
            <w:shd w:val="clear" w:color="auto" w:fill="D9E2F3" w:themeFill="accent1" w:themeFillTint="33"/>
            <w:vAlign w:val="center"/>
          </w:tcPr>
          <w:p w14:paraId="48CE862C" w14:textId="77777777" w:rsidR="00D7676B" w:rsidRPr="007D7497" w:rsidRDefault="00D7676B" w:rsidP="0076715E">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35FE10FD" w14:textId="77777777" w:rsidR="00D7676B" w:rsidRPr="007D7497" w:rsidRDefault="00FB50B4" w:rsidP="00C20A03">
            <w:pPr>
              <w:spacing w:before="120" w:after="120"/>
              <w:jc w:val="both"/>
              <w:rPr>
                <w:rFonts w:asciiTheme="minorHAnsi" w:hAnsiTheme="minorHAnsi" w:cstheme="minorHAnsi"/>
                <w:lang w:val="es-MX"/>
              </w:rPr>
            </w:pPr>
            <w:r>
              <w:rPr>
                <w:rFonts w:asciiTheme="minorHAnsi" w:hAnsiTheme="minorHAnsi" w:cstheme="minorHAnsi"/>
                <w:lang w:val="es-MX"/>
              </w:rPr>
              <w:t>Oficina de Partes o Recepcionista de Requerimientos, Unidad de Protección de Derechos y Representación Judicial.</w:t>
            </w:r>
          </w:p>
        </w:tc>
      </w:tr>
      <w:tr w:rsidR="007F55C1" w:rsidRPr="007D7497" w14:paraId="7F167BD7" w14:textId="77777777" w:rsidTr="00684FB4">
        <w:trPr>
          <w:tblCellSpacing w:w="11" w:type="dxa"/>
        </w:trPr>
        <w:tc>
          <w:tcPr>
            <w:tcW w:w="2235" w:type="dxa"/>
            <w:shd w:val="clear" w:color="auto" w:fill="D9E2F3" w:themeFill="accent1" w:themeFillTint="33"/>
            <w:vAlign w:val="center"/>
          </w:tcPr>
          <w:p w14:paraId="6AD16A30" w14:textId="77777777" w:rsidR="007F55C1" w:rsidRPr="007D7497" w:rsidRDefault="007F55C1" w:rsidP="007F55C1">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7EE3AAA5" w14:textId="77777777" w:rsidR="007F55C1" w:rsidRPr="007D7497" w:rsidRDefault="007F55C1" w:rsidP="007F55C1">
            <w:pPr>
              <w:spacing w:before="120" w:after="120"/>
              <w:jc w:val="both"/>
              <w:rPr>
                <w:rFonts w:asciiTheme="minorHAnsi" w:hAnsiTheme="minorHAnsi" w:cstheme="minorHAnsi"/>
                <w:lang w:val="es-MX"/>
              </w:rPr>
            </w:pPr>
            <w:r>
              <w:rPr>
                <w:rFonts w:asciiTheme="minorHAnsi" w:hAnsiTheme="minorHAnsi" w:cstheme="minorHAnsi"/>
                <w:lang w:val="es-MX"/>
              </w:rPr>
              <w:t>Gestión de requerimientos</w:t>
            </w:r>
          </w:p>
        </w:tc>
      </w:tr>
    </w:tbl>
    <w:p w14:paraId="088213EA" w14:textId="77777777" w:rsidR="002C4B07" w:rsidRDefault="002C4B07">
      <w:pPr>
        <w:spacing w:after="0" w:line="240" w:lineRule="auto"/>
        <w:rPr>
          <w:color w:val="0070C0"/>
        </w:rPr>
      </w:pPr>
      <w:r>
        <w:rPr>
          <w:color w:val="0070C0"/>
        </w:rPr>
        <w:br w:type="page"/>
      </w:r>
    </w:p>
    <w:p w14:paraId="0142B1EE" w14:textId="46A6CCDB" w:rsidR="0083111D" w:rsidRDefault="008648EB" w:rsidP="00024AD9">
      <w:pPr>
        <w:pStyle w:val="Ttulo3"/>
        <w:rPr>
          <w:color w:val="0070C0"/>
        </w:rPr>
      </w:pPr>
      <w:bookmarkStart w:id="9" w:name="_Toc14803645"/>
      <w:r>
        <w:rPr>
          <w:noProof/>
        </w:rPr>
        <w:lastRenderedPageBreak/>
        <w:drawing>
          <wp:anchor distT="0" distB="0" distL="114300" distR="114300" simplePos="0" relativeHeight="251658752" behindDoc="1" locked="0" layoutInCell="1" allowOverlap="1" wp14:anchorId="49790F6E" wp14:editId="1F276FDE">
            <wp:simplePos x="0" y="0"/>
            <wp:positionH relativeFrom="column">
              <wp:posOffset>-661035</wp:posOffset>
            </wp:positionH>
            <wp:positionV relativeFrom="paragraph">
              <wp:posOffset>332105</wp:posOffset>
            </wp:positionV>
            <wp:extent cx="6858000" cy="8181975"/>
            <wp:effectExtent l="19050" t="19050" r="19050" b="285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9.06.20 - 2. Asignación de requerimiento.png"/>
                    <pic:cNvPicPr/>
                  </pic:nvPicPr>
                  <pic:blipFill rotWithShape="1">
                    <a:blip r:embed="rId11">
                      <a:extLst>
                        <a:ext uri="{28A0092B-C50C-407E-A947-70E740481C1C}">
                          <a14:useLocalDpi xmlns:a14="http://schemas.microsoft.com/office/drawing/2010/main" val="0"/>
                        </a:ext>
                      </a:extLst>
                    </a:blip>
                    <a:srcRect b="4889"/>
                    <a:stretch/>
                  </pic:blipFill>
                  <pic:spPr bwMode="auto">
                    <a:xfrm>
                      <a:off x="0" y="0"/>
                      <a:ext cx="6858000" cy="8181975"/>
                    </a:xfrm>
                    <a:prstGeom prst="rect">
                      <a:avLst/>
                    </a:prstGeom>
                    <a:ln>
                      <a:solidFill>
                        <a:srgbClr val="0070C0"/>
                      </a:solidFill>
                    </a:ln>
                    <a:extLst>
                      <a:ext uri="{53640926-AAD7-44D8-BBD7-CCE9431645EC}">
                        <a14:shadowObscured xmlns:a14="http://schemas.microsoft.com/office/drawing/2010/main"/>
                      </a:ext>
                    </a:extLst>
                  </pic:spPr>
                </pic:pic>
              </a:graphicData>
            </a:graphic>
          </wp:anchor>
        </w:drawing>
      </w:r>
      <w:ins w:id="10" w:author="SALA REUNION EXTERNA" w:date="2019-07-17T19:19:00Z">
        <w:r w:rsidR="003E69A6">
          <w:rPr>
            <w:noProof/>
          </w:rPr>
          <w:t xml:space="preserve"> </w:t>
        </w:r>
      </w:ins>
      <w:r w:rsidR="00024AD9">
        <w:t>Proceso: Asignación de requerimientos</w:t>
      </w:r>
      <w:bookmarkEnd w:id="9"/>
      <w:r w:rsidR="00024AD9">
        <w:rPr>
          <w:noProof/>
          <w:color w:val="0070C0"/>
        </w:rPr>
        <w:t xml:space="preserve"> </w:t>
      </w:r>
    </w:p>
    <w:p w14:paraId="76B0BA98" w14:textId="52F2273D" w:rsidR="00D7676B" w:rsidRDefault="00D7676B" w:rsidP="0083111D">
      <w:pPr>
        <w:ind w:left="-1276"/>
      </w:pPr>
      <w:r>
        <w:br w:type="page"/>
      </w:r>
    </w:p>
    <w:p w14:paraId="18491169" w14:textId="68CF6F4E" w:rsidR="00ED4B50" w:rsidRDefault="003A1F37" w:rsidP="00ED4B50">
      <w:pPr>
        <w:pStyle w:val="Ttulo4"/>
      </w:pPr>
      <w:bookmarkStart w:id="11" w:name="_Toc14803646"/>
      <w:r>
        <w:lastRenderedPageBreak/>
        <w:t>RF005</w:t>
      </w:r>
      <w:r w:rsidR="00ED4B50" w:rsidRPr="00D438BB">
        <w:t xml:space="preserve">: </w:t>
      </w:r>
      <w:r w:rsidR="00ED4B50">
        <w:t>Requerimientos tipo: Promoción, difusión, sugerencias u observaciones</w:t>
      </w:r>
      <w:bookmarkEnd w:id="11"/>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03CD7383" w14:textId="77777777" w:rsidTr="009526EC">
        <w:trPr>
          <w:tblCellSpacing w:w="11" w:type="dxa"/>
        </w:trPr>
        <w:tc>
          <w:tcPr>
            <w:tcW w:w="2235" w:type="dxa"/>
            <w:shd w:val="clear" w:color="auto" w:fill="D9E2F3" w:themeFill="accent1" w:themeFillTint="33"/>
            <w:vAlign w:val="center"/>
          </w:tcPr>
          <w:p w14:paraId="462DB798"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62E922E0" w14:textId="097F4B03" w:rsidR="00ED4B50" w:rsidRDefault="00ED4B50" w:rsidP="009526EC">
            <w:pPr>
              <w:spacing w:after="120"/>
              <w:jc w:val="both"/>
              <w:rPr>
                <w:rFonts w:asciiTheme="minorHAnsi" w:hAnsiTheme="minorHAnsi"/>
                <w:lang w:val="es-ES_tradnl"/>
              </w:rPr>
            </w:pPr>
            <w:r>
              <w:rPr>
                <w:rFonts w:asciiTheme="minorHAnsi" w:hAnsiTheme="minorHAnsi"/>
                <w:lang w:val="es-ES_tradnl"/>
              </w:rPr>
              <w:t>Para la gestión de estos requerimientos, el usuario interno ingresará la siguiente información:</w:t>
            </w:r>
          </w:p>
          <w:p w14:paraId="24EBD15B" w14:textId="736D646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Comentarios u observaciones para describir la atención que se realizará en caso de requerir detalles del cómo se abordará la solicitud, principalmente para el caso de Promoción y difusión.</w:t>
            </w:r>
          </w:p>
          <w:p w14:paraId="05CB4BB5" w14:textId="169AA67F"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Pr>
                <w:rFonts w:cs="Calibri"/>
                <w:szCs w:val="20"/>
              </w:rPr>
              <w:t>Redacción de la r</w:t>
            </w:r>
            <w:r w:rsidRPr="00E91B29">
              <w:rPr>
                <w:rFonts w:cs="Calibri"/>
                <w:szCs w:val="20"/>
              </w:rPr>
              <w:t xml:space="preserve">espuesta formal del responsable </w:t>
            </w:r>
            <w:r>
              <w:rPr>
                <w:rFonts w:cs="Calibri"/>
                <w:szCs w:val="20"/>
              </w:rPr>
              <w:t xml:space="preserve">al solicitante </w:t>
            </w:r>
            <w:r w:rsidRPr="00E91B29">
              <w:rPr>
                <w:rFonts w:cs="Calibri"/>
                <w:szCs w:val="20"/>
              </w:rPr>
              <w:t xml:space="preserve">que el sistema despachará </w:t>
            </w:r>
            <w:r>
              <w:rPr>
                <w:rFonts w:cs="Calibri"/>
                <w:szCs w:val="20"/>
              </w:rPr>
              <w:t>vía correo electrónico</w:t>
            </w:r>
            <w:r w:rsidRPr="00E91B29">
              <w:rPr>
                <w:rFonts w:cs="Calibri"/>
                <w:szCs w:val="20"/>
              </w:rPr>
              <w:t>.</w:t>
            </w:r>
          </w:p>
          <w:p w14:paraId="63240258"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El sistema permitirá adjuntar documentos relacionados con la solicitud.</w:t>
            </w:r>
          </w:p>
          <w:p w14:paraId="777ACE85" w14:textId="219BC93C" w:rsidR="00ED4B50" w:rsidRDefault="00ED4B50" w:rsidP="009526EC">
            <w:pPr>
              <w:spacing w:after="120"/>
              <w:jc w:val="both"/>
              <w:rPr>
                <w:rFonts w:asciiTheme="minorHAnsi" w:hAnsiTheme="minorHAnsi"/>
                <w:lang w:val="es-ES_tradnl"/>
              </w:rPr>
            </w:pPr>
            <w:r>
              <w:rPr>
                <w:rFonts w:asciiTheme="minorHAnsi" w:hAnsiTheme="minorHAnsi"/>
                <w:lang w:val="es-ES_tradnl"/>
              </w:rPr>
              <w:t>El sistema se encargará de enviar un correo electrónico con la respuesta al usuario</w:t>
            </w:r>
            <w:r w:rsidR="004D76B8">
              <w:rPr>
                <w:rFonts w:asciiTheme="minorHAnsi" w:hAnsiTheme="minorHAnsi"/>
                <w:lang w:val="es-ES_tradnl"/>
              </w:rPr>
              <w:t xml:space="preserve"> externo</w:t>
            </w:r>
            <w:r>
              <w:rPr>
                <w:rFonts w:asciiTheme="minorHAnsi" w:hAnsiTheme="minorHAnsi"/>
                <w:lang w:val="es-ES_tradnl"/>
              </w:rPr>
              <w:t xml:space="preserve">, dejando registrado el envío </w:t>
            </w:r>
            <w:ins w:id="12" w:author="Giannina Mondino" w:date="2019-07-16T22:08:00Z">
              <w:r w:rsidR="00C80FC5">
                <w:rPr>
                  <w:rFonts w:asciiTheme="minorHAnsi" w:hAnsiTheme="minorHAnsi"/>
                  <w:lang w:val="es-ES_tradnl"/>
                </w:rPr>
                <w:t>en (</w:t>
              </w:r>
            </w:ins>
            <w:r>
              <w:rPr>
                <w:rFonts w:asciiTheme="minorHAnsi" w:hAnsiTheme="minorHAnsi"/>
                <w:lang w:val="es-ES_tradnl"/>
              </w:rPr>
              <w:t>el historial) de la solicitud.</w:t>
            </w:r>
          </w:p>
          <w:p w14:paraId="3D51BB61" w14:textId="7083CE9F" w:rsidR="00ED4B50" w:rsidRDefault="00ED4B50" w:rsidP="009526EC">
            <w:pPr>
              <w:spacing w:after="120"/>
              <w:jc w:val="both"/>
              <w:rPr>
                <w:rFonts w:asciiTheme="minorHAnsi" w:hAnsiTheme="minorHAnsi"/>
                <w:lang w:val="es-ES_tradnl"/>
              </w:rPr>
            </w:pPr>
            <w:r>
              <w:rPr>
                <w:rFonts w:asciiTheme="minorHAnsi" w:hAnsiTheme="minorHAnsi"/>
                <w:lang w:val="es-ES_tradnl"/>
              </w:rPr>
              <w:t xml:space="preserve">El usuario </w:t>
            </w:r>
            <w:r w:rsidR="004D76B8">
              <w:rPr>
                <w:rFonts w:asciiTheme="minorHAnsi" w:hAnsiTheme="minorHAnsi"/>
                <w:lang w:val="es-ES_tradnl"/>
              </w:rPr>
              <w:t xml:space="preserve">interno </w:t>
            </w:r>
            <w:r>
              <w:rPr>
                <w:rFonts w:asciiTheme="minorHAnsi" w:hAnsiTheme="minorHAnsi"/>
                <w:lang w:val="es-ES_tradnl"/>
              </w:rPr>
              <w:t>podrá cerrar el requerimiento una vez respondida la solicitud, sin embargo, en caso que se necesite realizar seguimiento (especialmente para Promoción y difusión), el requerimiento se encontrará en estado “Solicitud respondida” hasta que el encargado ingrese a la solicitud para realizar el cierre adjuntando el medio de verificación correspondiente.</w:t>
            </w:r>
          </w:p>
          <w:p w14:paraId="038E43D8" w14:textId="4E086146" w:rsidR="00ED4B50" w:rsidRPr="001C39D7" w:rsidRDefault="00ED4B50" w:rsidP="009526EC">
            <w:pPr>
              <w:spacing w:before="120" w:after="120"/>
              <w:jc w:val="both"/>
              <w:rPr>
                <w:rFonts w:asciiTheme="minorHAnsi" w:hAnsiTheme="minorHAnsi"/>
                <w:lang w:val="es-ES_tradnl"/>
              </w:rPr>
            </w:pPr>
            <w:r>
              <w:rPr>
                <w:rFonts w:asciiTheme="minorHAnsi" w:hAnsiTheme="minorHAnsi"/>
                <w:lang w:val="es-ES_tradnl"/>
              </w:rPr>
              <w:t xml:space="preserve">La Unidad </w:t>
            </w:r>
            <w:ins w:id="13" w:author="Giannina Mondino" w:date="2019-07-16T22:08:00Z">
              <w:r w:rsidR="00C80FC5">
                <w:rPr>
                  <w:rFonts w:asciiTheme="minorHAnsi" w:hAnsiTheme="minorHAnsi"/>
                  <w:lang w:val="es-ES_tradnl"/>
                </w:rPr>
                <w:t>asignada (</w:t>
              </w:r>
            </w:ins>
            <w:r>
              <w:rPr>
                <w:rFonts w:asciiTheme="minorHAnsi" w:hAnsiTheme="minorHAnsi"/>
                <w:lang w:val="es-ES_tradnl"/>
              </w:rPr>
              <w:t>puede) reclasificar el requerimiento y re-asignarlo a una nueva Unidad, en caso que  (esté fuera de sus competencias) o responsabilidades. Debido a que la Defensoría tiene por norma atender y responder con prontitud, la derivación tendrá un plazo de días (a definir durante el diseño del sistema), de lo contrario, una vez finalizado dicho plazo,</w:t>
            </w:r>
            <w:r>
              <w:t xml:space="preserve"> la unidad que posee el requerimiento debe darle curso sin posibilidad de derivación ulterior.</w:t>
            </w:r>
          </w:p>
        </w:tc>
      </w:tr>
      <w:tr w:rsidR="00ED4B50" w:rsidRPr="007D7497" w14:paraId="0BAB8512" w14:textId="77777777" w:rsidTr="009526EC">
        <w:trPr>
          <w:tblCellSpacing w:w="11" w:type="dxa"/>
        </w:trPr>
        <w:tc>
          <w:tcPr>
            <w:tcW w:w="2235" w:type="dxa"/>
            <w:shd w:val="clear" w:color="auto" w:fill="D9E2F3" w:themeFill="accent1" w:themeFillTint="33"/>
            <w:vAlign w:val="center"/>
          </w:tcPr>
          <w:p w14:paraId="7BD52B59"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tcPr>
          <w:p w14:paraId="3BECEF77" w14:textId="77777777" w:rsidR="00ED4B50" w:rsidRPr="007D7497" w:rsidRDefault="00ED4B50" w:rsidP="009526EC">
            <w:pPr>
              <w:spacing w:before="120" w:after="120"/>
              <w:jc w:val="both"/>
              <w:rPr>
                <w:rFonts w:asciiTheme="minorHAnsi" w:hAnsiTheme="minorHAnsi" w:cstheme="minorHAnsi"/>
                <w:lang w:val="es-MX"/>
              </w:rPr>
            </w:pPr>
            <w:r>
              <w:rPr>
                <w:rFonts w:asciiTheme="minorHAnsi" w:hAnsiTheme="minorHAnsi" w:cstheme="minorHAnsi"/>
                <w:lang w:val="es-MX"/>
              </w:rPr>
              <w:t>Responsable de la Unidad de Promoción y Difusión de Derechos</w:t>
            </w:r>
          </w:p>
        </w:tc>
      </w:tr>
      <w:tr w:rsidR="00ED4B50" w:rsidRPr="007D7497" w14:paraId="1EE75E11" w14:textId="77777777" w:rsidTr="009526EC">
        <w:trPr>
          <w:tblCellSpacing w:w="11" w:type="dxa"/>
        </w:trPr>
        <w:tc>
          <w:tcPr>
            <w:tcW w:w="2235" w:type="dxa"/>
            <w:shd w:val="clear" w:color="auto" w:fill="D9E2F3" w:themeFill="accent1" w:themeFillTint="33"/>
            <w:vAlign w:val="center"/>
          </w:tcPr>
          <w:p w14:paraId="4E1CB90A"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3EF382A2" w14:textId="77777777" w:rsidR="00ED4B50" w:rsidRPr="007D7497" w:rsidRDefault="00ED4B50" w:rsidP="009526EC">
            <w:pPr>
              <w:spacing w:before="40" w:after="40"/>
              <w:jc w:val="both"/>
              <w:rPr>
                <w:rFonts w:asciiTheme="minorHAnsi" w:hAnsiTheme="minorHAnsi" w:cstheme="minorHAnsi"/>
                <w:lang w:val="es-MX"/>
              </w:rPr>
            </w:pPr>
            <w:r>
              <w:rPr>
                <w:rFonts w:asciiTheme="minorHAnsi" w:hAnsiTheme="minorHAnsi" w:cstheme="minorHAnsi"/>
                <w:lang w:val="es-MX"/>
              </w:rPr>
              <w:t>Asignación de requerimientos</w:t>
            </w:r>
          </w:p>
        </w:tc>
      </w:tr>
    </w:tbl>
    <w:p w14:paraId="2D106428" w14:textId="5D21C147" w:rsidR="00ED4B50" w:rsidRDefault="003A1F37" w:rsidP="00ED4B50">
      <w:pPr>
        <w:pStyle w:val="Ttulo4"/>
      </w:pPr>
      <w:bookmarkStart w:id="14" w:name="_Toc14803647"/>
      <w:r>
        <w:t>RF006</w:t>
      </w:r>
      <w:r w:rsidR="00ED4B50" w:rsidRPr="00D438BB">
        <w:t xml:space="preserve">: </w:t>
      </w:r>
      <w:r w:rsidR="00ED4B50">
        <w:t>Requerimientos tipo: Solicitud de información, reclamo administrativo, solicitud de reunión o audiencia</w:t>
      </w:r>
      <w:bookmarkEnd w:id="14"/>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57028F9A" w14:textId="77777777" w:rsidTr="009526EC">
        <w:trPr>
          <w:tblCellSpacing w:w="11" w:type="dxa"/>
        </w:trPr>
        <w:tc>
          <w:tcPr>
            <w:tcW w:w="2235" w:type="dxa"/>
            <w:shd w:val="clear" w:color="auto" w:fill="D9E2F3" w:themeFill="accent1" w:themeFillTint="33"/>
            <w:vAlign w:val="center"/>
          </w:tcPr>
          <w:p w14:paraId="68DF0BED" w14:textId="77777777" w:rsidR="00ED4B50" w:rsidRPr="001C39D7" w:rsidRDefault="00ED4B50" w:rsidP="009526EC">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4FD9622E" w14:textId="466EC660" w:rsidR="00ED4B50" w:rsidRDefault="00ED4B50" w:rsidP="009526EC">
            <w:pPr>
              <w:spacing w:after="120"/>
              <w:jc w:val="both"/>
              <w:rPr>
                <w:rFonts w:asciiTheme="minorHAnsi" w:hAnsiTheme="minorHAnsi"/>
                <w:lang w:val="es-ES_tradnl"/>
              </w:rPr>
            </w:pPr>
            <w:r>
              <w:rPr>
                <w:rFonts w:asciiTheme="minorHAnsi" w:hAnsiTheme="minorHAnsi"/>
                <w:lang w:val="es-ES_tradnl"/>
              </w:rPr>
              <w:t xml:space="preserve">Para la gestión de estos requerimientos, el usuario </w:t>
            </w:r>
            <w:r w:rsidR="004D76B8">
              <w:rPr>
                <w:rFonts w:asciiTheme="minorHAnsi" w:hAnsiTheme="minorHAnsi"/>
                <w:lang w:val="es-ES_tradnl"/>
              </w:rPr>
              <w:t xml:space="preserve">externo </w:t>
            </w:r>
            <w:r>
              <w:rPr>
                <w:rFonts w:asciiTheme="minorHAnsi" w:hAnsiTheme="minorHAnsi"/>
                <w:lang w:val="es-ES_tradnl"/>
              </w:rPr>
              <w:t>ingresará la siguiente información:</w:t>
            </w:r>
          </w:p>
          <w:p w14:paraId="61986BCE"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Comentarios u observaciones para describir la atención que se realizará en caso de requerir detalles del cómo se abordará la solicitud.</w:t>
            </w:r>
          </w:p>
          <w:p w14:paraId="2F6CA9A9" w14:textId="57DA5C9B"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Respuesta formal del responsable que el sistema despachará al usuario</w:t>
            </w:r>
            <w:r w:rsidR="004D76B8">
              <w:rPr>
                <w:rFonts w:cs="Calibri"/>
                <w:szCs w:val="20"/>
              </w:rPr>
              <w:t xml:space="preserve"> externo</w:t>
            </w:r>
            <w:r w:rsidRPr="00E91B29">
              <w:rPr>
                <w:rFonts w:cs="Calibri"/>
                <w:szCs w:val="20"/>
              </w:rPr>
              <w:t>. La cual puede contener respuestas que aborden la solicitud en términos generales y que el detalle pueda ser solicitado a la institución pertinente.</w:t>
            </w:r>
          </w:p>
          <w:p w14:paraId="76B57A7A"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El sistema permitirá adjuntar documentos relacionados con la solicitud.</w:t>
            </w:r>
          </w:p>
          <w:p w14:paraId="2B28A277" w14:textId="264A8611" w:rsidR="00ED4B50" w:rsidRDefault="00ED4B50" w:rsidP="009526EC">
            <w:pPr>
              <w:spacing w:after="120"/>
              <w:jc w:val="both"/>
              <w:rPr>
                <w:rFonts w:asciiTheme="minorHAnsi" w:hAnsiTheme="minorHAnsi"/>
                <w:lang w:val="es-ES_tradnl"/>
              </w:rPr>
            </w:pPr>
            <w:r>
              <w:rPr>
                <w:rFonts w:asciiTheme="minorHAnsi" w:hAnsiTheme="minorHAnsi"/>
                <w:lang w:val="es-ES_tradnl"/>
              </w:rPr>
              <w:t>El sistema se encargará de enviar un correo electrónico con la respuesta al usuario</w:t>
            </w:r>
            <w:r w:rsidR="004D76B8">
              <w:t xml:space="preserve"> externo</w:t>
            </w:r>
            <w:r>
              <w:rPr>
                <w:rFonts w:asciiTheme="minorHAnsi" w:hAnsiTheme="minorHAnsi"/>
                <w:lang w:val="es-ES_tradnl"/>
              </w:rPr>
              <w:t>, dejando registrado el envío en  (el historial) de la solicitud.</w:t>
            </w:r>
          </w:p>
          <w:p w14:paraId="50ED8AB8" w14:textId="77777777" w:rsidR="00ED4B50" w:rsidRDefault="00ED4B50" w:rsidP="009526EC">
            <w:pPr>
              <w:spacing w:before="120" w:after="120"/>
              <w:jc w:val="both"/>
              <w:rPr>
                <w:rFonts w:asciiTheme="minorHAnsi" w:hAnsiTheme="minorHAnsi"/>
                <w:lang w:val="es-ES_tradnl"/>
              </w:rPr>
            </w:pPr>
            <w:r>
              <w:rPr>
                <w:rFonts w:asciiTheme="minorHAnsi" w:hAnsiTheme="minorHAnsi"/>
                <w:lang w:val="es-ES_tradnl"/>
              </w:rPr>
              <w:t>Una vez finalizado el ingreso, la solicitud será finalizada por el sistema.</w:t>
            </w:r>
          </w:p>
          <w:p w14:paraId="43EF865E" w14:textId="77777777" w:rsidR="00ED4B50" w:rsidRPr="001C39D7" w:rsidRDefault="00ED4B50" w:rsidP="009526EC">
            <w:pPr>
              <w:spacing w:before="120" w:after="120"/>
              <w:jc w:val="both"/>
              <w:rPr>
                <w:rFonts w:asciiTheme="minorHAnsi" w:hAnsiTheme="minorHAnsi"/>
                <w:lang w:val="es-ES_tradnl"/>
              </w:rPr>
            </w:pPr>
            <w:r>
              <w:rPr>
                <w:rFonts w:asciiTheme="minorHAnsi" w:hAnsiTheme="minorHAnsi"/>
                <w:lang w:val="es-ES_tradnl"/>
              </w:rPr>
              <w:t xml:space="preserve">La Unidad asignada podría reclasificar el requerimiento y re-asignarlo a una nueva Unidad, en caso que  (esté fuera de sus competencias) o responsabilidades. Debido a que la Defensoría tiene por norma atender y responder con prontitud, la derivación tendrá un plazo de días(a definir durante </w:t>
            </w:r>
            <w:r>
              <w:rPr>
                <w:rFonts w:asciiTheme="minorHAnsi" w:hAnsiTheme="minorHAnsi"/>
                <w:lang w:val="es-ES_tradnl"/>
              </w:rPr>
              <w:lastRenderedPageBreak/>
              <w:t>el diseño del sistema), de lo contrario, una vez finalizado dicho plazo,</w:t>
            </w:r>
            <w:r>
              <w:t xml:space="preserve"> la unidad que posee el requerimiento debe darle curso sin posibilidad de derivación ulterior.</w:t>
            </w:r>
          </w:p>
        </w:tc>
      </w:tr>
      <w:tr w:rsidR="00ED4B50" w:rsidRPr="007D7497" w14:paraId="2EF2D29D" w14:textId="77777777" w:rsidTr="009526EC">
        <w:trPr>
          <w:tblCellSpacing w:w="11" w:type="dxa"/>
        </w:trPr>
        <w:tc>
          <w:tcPr>
            <w:tcW w:w="2235" w:type="dxa"/>
            <w:shd w:val="clear" w:color="auto" w:fill="D9E2F3" w:themeFill="accent1" w:themeFillTint="33"/>
            <w:vAlign w:val="center"/>
          </w:tcPr>
          <w:p w14:paraId="184BDD6A" w14:textId="77777777"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3179F683" w14:textId="77777777" w:rsidR="00ED4B50" w:rsidRPr="007D7497" w:rsidRDefault="00ED4B50" w:rsidP="009526EC">
            <w:pPr>
              <w:spacing w:before="120" w:after="120"/>
              <w:jc w:val="both"/>
              <w:rPr>
                <w:rFonts w:asciiTheme="minorHAnsi" w:hAnsiTheme="minorHAnsi" w:cstheme="minorHAnsi"/>
                <w:lang w:val="es-MX"/>
              </w:rPr>
            </w:pPr>
            <w:r>
              <w:rPr>
                <w:rFonts w:asciiTheme="minorHAnsi" w:hAnsiTheme="minorHAnsi" w:cstheme="minorHAnsi"/>
                <w:lang w:val="es-MX"/>
              </w:rPr>
              <w:t>Unidad de Estudios y Gestión</w:t>
            </w:r>
          </w:p>
        </w:tc>
      </w:tr>
      <w:tr w:rsidR="00ED4B50" w:rsidRPr="007D7497" w14:paraId="2C52E84C" w14:textId="77777777" w:rsidTr="009526EC">
        <w:trPr>
          <w:tblCellSpacing w:w="11" w:type="dxa"/>
        </w:trPr>
        <w:tc>
          <w:tcPr>
            <w:tcW w:w="2235" w:type="dxa"/>
            <w:shd w:val="clear" w:color="auto" w:fill="D9E2F3" w:themeFill="accent1" w:themeFillTint="33"/>
            <w:vAlign w:val="center"/>
          </w:tcPr>
          <w:p w14:paraId="34868E67" w14:textId="77777777"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2911D631" w14:textId="77777777" w:rsidR="00ED4B50" w:rsidRPr="007D7497" w:rsidRDefault="00ED4B50" w:rsidP="009526EC">
            <w:pPr>
              <w:spacing w:before="120" w:after="120"/>
              <w:jc w:val="both"/>
              <w:rPr>
                <w:rFonts w:asciiTheme="minorHAnsi" w:hAnsiTheme="minorHAnsi" w:cstheme="minorHAnsi"/>
                <w:lang w:val="es-MX"/>
              </w:rPr>
            </w:pPr>
            <w:r>
              <w:rPr>
                <w:rFonts w:asciiTheme="minorHAnsi" w:hAnsiTheme="minorHAnsi" w:cstheme="minorHAnsi"/>
                <w:lang w:val="es-MX"/>
              </w:rPr>
              <w:t>Asignación de requerimientos</w:t>
            </w:r>
          </w:p>
        </w:tc>
      </w:tr>
    </w:tbl>
    <w:p w14:paraId="03A684EE" w14:textId="7D329CBD" w:rsidR="00ED4B50" w:rsidRDefault="003A1F37" w:rsidP="00ED4B50">
      <w:pPr>
        <w:pStyle w:val="Ttulo4"/>
      </w:pPr>
      <w:bookmarkStart w:id="15" w:name="_Toc14803648"/>
      <w:r>
        <w:t>RF007</w:t>
      </w:r>
      <w:r w:rsidR="00ED4B50" w:rsidRPr="00D438BB">
        <w:t xml:space="preserve">: </w:t>
      </w:r>
      <w:r w:rsidR="00ED4B50">
        <w:t>Estadísticas de requerimientos excepto casos</w:t>
      </w:r>
      <w:bookmarkEnd w:id="15"/>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1C72A314" w14:textId="77777777" w:rsidTr="009526EC">
        <w:trPr>
          <w:tblCellSpacing w:w="11" w:type="dxa"/>
        </w:trPr>
        <w:tc>
          <w:tcPr>
            <w:tcW w:w="2235" w:type="dxa"/>
            <w:shd w:val="clear" w:color="auto" w:fill="D9E2F3" w:themeFill="accent1" w:themeFillTint="33"/>
            <w:vAlign w:val="center"/>
          </w:tcPr>
          <w:p w14:paraId="26463F5B" w14:textId="77777777" w:rsidR="00ED4B50" w:rsidRPr="001C39D7" w:rsidRDefault="00ED4B50" w:rsidP="009526EC">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6FF955EE" w14:textId="4349E807" w:rsidR="00ED4B50" w:rsidRDefault="00ED4B50" w:rsidP="009526EC">
            <w:pPr>
              <w:spacing w:before="120" w:after="120"/>
              <w:jc w:val="both"/>
              <w:rPr>
                <w:rFonts w:asciiTheme="minorHAnsi" w:hAnsiTheme="minorHAnsi"/>
                <w:lang w:val="es-ES_tradnl"/>
              </w:rPr>
            </w:pPr>
            <w:r>
              <w:rPr>
                <w:rFonts w:asciiTheme="minorHAnsi" w:hAnsiTheme="minorHAnsi"/>
                <w:lang w:val="es-ES_tradnl"/>
              </w:rPr>
              <w:t xml:space="preserve">El sistema permitirá al usuario </w:t>
            </w:r>
            <w:r w:rsidR="004D76B8">
              <w:rPr>
                <w:rFonts w:asciiTheme="minorHAnsi" w:hAnsiTheme="minorHAnsi"/>
                <w:lang w:val="es-ES_tradnl"/>
              </w:rPr>
              <w:t xml:space="preserve">interno </w:t>
            </w:r>
            <w:r>
              <w:rPr>
                <w:rFonts w:asciiTheme="minorHAnsi" w:hAnsiTheme="minorHAnsi"/>
                <w:lang w:val="es-ES_tradnl"/>
              </w:rPr>
              <w:t>conocer los requerimientos que tengan relación con temáticas no relacionadas a casos en sus distintos estados: Ingresados, en proceso y finalizados, considerando el tiempo promedio de resolución.</w:t>
            </w:r>
          </w:p>
          <w:p w14:paraId="4B627D6D" w14:textId="77777777" w:rsidR="00ED4B50" w:rsidRPr="001C39D7" w:rsidRDefault="00ED4B50" w:rsidP="009526EC">
            <w:pPr>
              <w:spacing w:before="120" w:after="120"/>
              <w:jc w:val="both"/>
              <w:rPr>
                <w:rFonts w:asciiTheme="minorHAnsi" w:hAnsiTheme="minorHAnsi"/>
                <w:lang w:val="es-ES_tradnl"/>
              </w:rPr>
            </w:pPr>
            <w:r>
              <w:rPr>
                <w:rFonts w:asciiTheme="minorHAnsi" w:hAnsiTheme="minorHAnsi"/>
                <w:lang w:val="es-ES_tradnl"/>
              </w:rPr>
              <w:t>Existirá la alternativa de navegar al detalle de la información, con la opción de ingresar incluso al detalle de cada requerimiento y su historia.</w:t>
            </w:r>
          </w:p>
        </w:tc>
      </w:tr>
      <w:tr w:rsidR="00ED4B50" w:rsidRPr="007D7497" w14:paraId="242632A8" w14:textId="77777777" w:rsidTr="009526EC">
        <w:trPr>
          <w:tblCellSpacing w:w="11" w:type="dxa"/>
        </w:trPr>
        <w:tc>
          <w:tcPr>
            <w:tcW w:w="2235" w:type="dxa"/>
            <w:shd w:val="clear" w:color="auto" w:fill="D9E2F3" w:themeFill="accent1" w:themeFillTint="33"/>
            <w:vAlign w:val="center"/>
          </w:tcPr>
          <w:p w14:paraId="74E6FFFE" w14:textId="77777777"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5CF7A949" w14:textId="77777777" w:rsidR="00ED4B50" w:rsidRPr="007D7497" w:rsidRDefault="00ED4B50" w:rsidP="009526EC">
            <w:pPr>
              <w:spacing w:before="120" w:after="120"/>
              <w:jc w:val="both"/>
              <w:rPr>
                <w:rFonts w:asciiTheme="minorHAnsi" w:hAnsiTheme="minorHAnsi" w:cstheme="minorHAnsi"/>
                <w:lang w:val="es-MX"/>
              </w:rPr>
            </w:pPr>
          </w:p>
        </w:tc>
      </w:tr>
      <w:tr w:rsidR="00ED4B50" w:rsidRPr="007D7497" w14:paraId="49DDD152" w14:textId="77777777" w:rsidTr="009526EC">
        <w:trPr>
          <w:tblCellSpacing w:w="11" w:type="dxa"/>
        </w:trPr>
        <w:tc>
          <w:tcPr>
            <w:tcW w:w="2235" w:type="dxa"/>
            <w:shd w:val="clear" w:color="auto" w:fill="D9E2F3" w:themeFill="accent1" w:themeFillTint="33"/>
            <w:vAlign w:val="center"/>
          </w:tcPr>
          <w:p w14:paraId="68722867" w14:textId="77777777"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7E84DB4B" w14:textId="77777777" w:rsidR="00ED4B50" w:rsidRPr="007D7497" w:rsidRDefault="00ED4B50" w:rsidP="009526EC">
            <w:pPr>
              <w:spacing w:before="120" w:after="120"/>
              <w:jc w:val="both"/>
              <w:rPr>
                <w:rFonts w:asciiTheme="minorHAnsi" w:hAnsiTheme="minorHAnsi" w:cstheme="minorHAnsi"/>
                <w:lang w:val="es-MX"/>
              </w:rPr>
            </w:pPr>
            <w:r>
              <w:rPr>
                <w:rFonts w:asciiTheme="minorHAnsi" w:hAnsiTheme="minorHAnsi" w:cstheme="minorHAnsi"/>
                <w:lang w:val="es-MX"/>
              </w:rPr>
              <w:t>Usuarios de la Defensoría</w:t>
            </w:r>
          </w:p>
        </w:tc>
      </w:tr>
    </w:tbl>
    <w:p w14:paraId="5DB4010B" w14:textId="77777777" w:rsidR="00ED4B50" w:rsidRDefault="00ED4B50" w:rsidP="00ED4B50">
      <w:pPr>
        <w:pStyle w:val="Ttulo3"/>
        <w:rPr>
          <w:color w:val="0070C0"/>
        </w:rPr>
      </w:pPr>
      <w:bookmarkStart w:id="16" w:name="_Toc14803649"/>
      <w:r>
        <w:t>Proceso: Gestión de casos</w:t>
      </w:r>
      <w:bookmarkEnd w:id="16"/>
    </w:p>
    <w:p w14:paraId="5D98DD0F" w14:textId="77777777" w:rsidR="00ED4B50" w:rsidRDefault="00ED4B50" w:rsidP="00ED4B50">
      <w:pPr>
        <w:spacing w:after="0" w:line="240" w:lineRule="auto"/>
        <w:ind w:left="-1418"/>
        <w:rPr>
          <w:color w:val="0070C0"/>
        </w:rPr>
      </w:pPr>
      <w:r>
        <w:rPr>
          <w:noProof/>
          <w:color w:val="0070C0"/>
        </w:rPr>
        <w:drawing>
          <wp:inline distT="0" distB="0" distL="0" distR="0" wp14:anchorId="09A95E94" wp14:editId="419E1B9F">
            <wp:extent cx="7337721" cy="29908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19.06.03 - 3. Gestión de casos.png"/>
                    <pic:cNvPicPr/>
                  </pic:nvPicPr>
                  <pic:blipFill rotWithShape="1">
                    <a:blip r:embed="rId12" cstate="print">
                      <a:extLst>
                        <a:ext uri="{28A0092B-C50C-407E-A947-70E740481C1C}">
                          <a14:useLocalDpi xmlns:a14="http://schemas.microsoft.com/office/drawing/2010/main" val="0"/>
                        </a:ext>
                      </a:extLst>
                    </a:blip>
                    <a:srcRect l="849" t="1888" r="882" b="8988"/>
                    <a:stretch/>
                  </pic:blipFill>
                  <pic:spPr bwMode="auto">
                    <a:xfrm>
                      <a:off x="0" y="0"/>
                      <a:ext cx="7341455" cy="2992372"/>
                    </a:xfrm>
                    <a:prstGeom prst="rect">
                      <a:avLst/>
                    </a:prstGeom>
                    <a:ln>
                      <a:noFill/>
                    </a:ln>
                    <a:extLst>
                      <a:ext uri="{53640926-AAD7-44D8-BBD7-CCE9431645EC}">
                        <a14:shadowObscured xmlns:a14="http://schemas.microsoft.com/office/drawing/2010/main"/>
                      </a:ext>
                    </a:extLst>
                  </pic:spPr>
                </pic:pic>
              </a:graphicData>
            </a:graphic>
          </wp:inline>
        </w:drawing>
      </w:r>
    </w:p>
    <w:p w14:paraId="4C656F07" w14:textId="77777777" w:rsidR="00ED4B50" w:rsidRDefault="00ED4B50" w:rsidP="00ED4B50">
      <w:pPr>
        <w:spacing w:after="0" w:line="240" w:lineRule="auto"/>
        <w:rPr>
          <w:rFonts w:asciiTheme="majorHAnsi" w:eastAsia="Times New Roman" w:hAnsiTheme="majorHAnsi"/>
          <w:b/>
          <w:bCs/>
          <w:sz w:val="24"/>
          <w:szCs w:val="28"/>
        </w:rPr>
      </w:pPr>
      <w:r>
        <w:br w:type="page"/>
      </w:r>
    </w:p>
    <w:p w14:paraId="6A612C91" w14:textId="290BB89F" w:rsidR="00ED4B50" w:rsidRDefault="003A1F37" w:rsidP="00ED4B50">
      <w:pPr>
        <w:pStyle w:val="Ttulo4"/>
      </w:pPr>
      <w:bookmarkStart w:id="17" w:name="_Toc14803650"/>
      <w:r>
        <w:lastRenderedPageBreak/>
        <w:t>RF008</w:t>
      </w:r>
      <w:r w:rsidR="00ED4B50" w:rsidRPr="00D438BB">
        <w:t xml:space="preserve">: </w:t>
      </w:r>
      <w:r w:rsidR="00ED4B50">
        <w:t xml:space="preserve">Evaluar </w:t>
      </w:r>
      <w:r w:rsidR="00AF3D8C">
        <w:t xml:space="preserve">admisibilidad y </w:t>
      </w:r>
      <w:r w:rsidR="00ED4B50">
        <w:t>complejidad del caso</w:t>
      </w:r>
      <w:bookmarkEnd w:id="17"/>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347F469B" w14:textId="77777777" w:rsidTr="009526EC">
        <w:trPr>
          <w:tblCellSpacing w:w="11" w:type="dxa"/>
        </w:trPr>
        <w:tc>
          <w:tcPr>
            <w:tcW w:w="2235" w:type="dxa"/>
            <w:shd w:val="clear" w:color="auto" w:fill="D9E2F3" w:themeFill="accent1" w:themeFillTint="33"/>
            <w:vAlign w:val="center"/>
          </w:tcPr>
          <w:p w14:paraId="2CF7AC64" w14:textId="77777777" w:rsidR="00ED4B50" w:rsidRPr="001C39D7" w:rsidRDefault="00ED4B50" w:rsidP="009526EC">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349D3984" w14:textId="77103DC5" w:rsidR="00ED4B50" w:rsidRDefault="00ED4B50" w:rsidP="009526EC">
            <w:pPr>
              <w:spacing w:before="120" w:after="120"/>
              <w:jc w:val="both"/>
              <w:rPr>
                <w:rFonts w:asciiTheme="minorHAnsi" w:hAnsiTheme="minorHAnsi"/>
                <w:lang w:val="es-ES_tradnl"/>
              </w:rPr>
            </w:pPr>
            <w:r>
              <w:rPr>
                <w:rFonts w:asciiTheme="minorHAnsi" w:hAnsiTheme="minorHAnsi"/>
                <w:lang w:val="es-ES_tradnl"/>
              </w:rPr>
              <w:t xml:space="preserve">El sistema permitirá al usuario Director de la UPDRJ analizar la </w:t>
            </w:r>
            <w:r w:rsidR="00AF3D8C">
              <w:rPr>
                <w:rFonts w:asciiTheme="minorHAnsi" w:hAnsiTheme="minorHAnsi"/>
                <w:lang w:val="es-ES_tradnl"/>
              </w:rPr>
              <w:t xml:space="preserve">admisibilidad de la </w:t>
            </w:r>
            <w:r>
              <w:rPr>
                <w:rFonts w:asciiTheme="minorHAnsi" w:hAnsiTheme="minorHAnsi"/>
                <w:lang w:val="es-ES_tradnl"/>
              </w:rPr>
              <w:t>solicitud, ya sea derivada desde un ingreso de Unidades externas o ingresadas en la misma unidad, con el objeto de asignar el nivel de complejidad del caso y el nivel de urgencia</w:t>
            </w:r>
            <w:r w:rsidR="00AF3D8C">
              <w:rPr>
                <w:rFonts w:asciiTheme="minorHAnsi" w:hAnsiTheme="minorHAnsi"/>
                <w:lang w:val="es-ES_tradnl"/>
              </w:rPr>
              <w:t>, si es que esta es admisible</w:t>
            </w:r>
            <w:r>
              <w:rPr>
                <w:rFonts w:asciiTheme="minorHAnsi" w:hAnsiTheme="minorHAnsi"/>
                <w:lang w:val="es-ES_tradnl"/>
              </w:rPr>
              <w:t xml:space="preserve">. </w:t>
            </w:r>
          </w:p>
          <w:p w14:paraId="451EADDF" w14:textId="583CD409" w:rsidR="00AF3D8C" w:rsidRDefault="00AF3D8C" w:rsidP="009526EC">
            <w:pPr>
              <w:spacing w:before="120" w:after="120"/>
              <w:jc w:val="both"/>
              <w:rPr>
                <w:rFonts w:asciiTheme="minorHAnsi" w:hAnsiTheme="minorHAnsi"/>
                <w:lang w:val="es-ES_tradnl"/>
              </w:rPr>
            </w:pPr>
            <w:r>
              <w:rPr>
                <w:rFonts w:asciiTheme="minorHAnsi" w:hAnsiTheme="minorHAnsi"/>
                <w:lang w:val="es-ES_tradnl"/>
              </w:rPr>
              <w:t>Una vez que el Director de la UPDRJ analice los antecedentes, se pronunciará sobre la admisibilidad del requerimiento</w:t>
            </w:r>
            <w:r w:rsidR="00216721">
              <w:rPr>
                <w:rFonts w:asciiTheme="minorHAnsi" w:hAnsiTheme="minorHAnsi"/>
                <w:lang w:val="es-ES_tradnl"/>
              </w:rPr>
              <w:t xml:space="preserve">. </w:t>
            </w:r>
            <w:r w:rsidR="00BC102D">
              <w:rPr>
                <w:rFonts w:asciiTheme="minorHAnsi" w:hAnsiTheme="minorHAnsi"/>
                <w:lang w:val="es-ES_tradnl"/>
              </w:rPr>
              <w:t>Si</w:t>
            </w:r>
            <w:r w:rsidR="00216721">
              <w:rPr>
                <w:rFonts w:asciiTheme="minorHAnsi" w:hAnsiTheme="minorHAnsi"/>
                <w:lang w:val="es-ES_tradnl"/>
              </w:rPr>
              <w:t xml:space="preserve"> el requerimiento no </w:t>
            </w:r>
            <w:r w:rsidR="00BC102D">
              <w:rPr>
                <w:rFonts w:asciiTheme="minorHAnsi" w:hAnsiTheme="minorHAnsi"/>
                <w:lang w:val="es-ES_tradnl"/>
              </w:rPr>
              <w:t>es</w:t>
            </w:r>
            <w:r w:rsidR="00216721">
              <w:rPr>
                <w:rFonts w:asciiTheme="minorHAnsi" w:hAnsiTheme="minorHAnsi"/>
                <w:lang w:val="es-ES_tradnl"/>
              </w:rPr>
              <w:t xml:space="preserve"> admisible como caso, </w:t>
            </w:r>
            <w:r w:rsidR="00BC102D">
              <w:rPr>
                <w:rFonts w:asciiTheme="minorHAnsi" w:hAnsiTheme="minorHAnsi"/>
                <w:lang w:val="es-ES_tradnl"/>
              </w:rPr>
              <w:t xml:space="preserve">se seleccionará </w:t>
            </w:r>
            <w:r w:rsidR="007B009C">
              <w:rPr>
                <w:rFonts w:asciiTheme="minorHAnsi" w:hAnsiTheme="minorHAnsi"/>
                <w:lang w:val="es-ES_tradnl"/>
              </w:rPr>
              <w:t>el o los motivos de término</w:t>
            </w:r>
            <w:r w:rsidR="00BC102D">
              <w:rPr>
                <w:rFonts w:asciiTheme="minorHAnsi" w:hAnsiTheme="minorHAnsi"/>
                <w:lang w:val="es-ES_tradnl"/>
              </w:rPr>
              <w:t xml:space="preserve"> desde una lista de opciones (con el objeto de obtener estadísticas posteriores), se ingresará la razón formal de la decisión, que será remitida vía correo electrónico al denunciante, y comentarios para mayor información interna.</w:t>
            </w:r>
          </w:p>
          <w:p w14:paraId="0EB457D8" w14:textId="23344511" w:rsidR="00ED4B50" w:rsidRDefault="00BC102D" w:rsidP="00BC102D">
            <w:pPr>
              <w:spacing w:before="120" w:after="120"/>
              <w:jc w:val="both"/>
              <w:rPr>
                <w:rFonts w:asciiTheme="minorHAnsi" w:hAnsiTheme="minorHAnsi"/>
                <w:lang w:val="es-ES_tradnl"/>
              </w:rPr>
            </w:pPr>
            <w:r>
              <w:rPr>
                <w:rFonts w:asciiTheme="minorHAnsi" w:hAnsiTheme="minorHAnsi"/>
                <w:lang w:val="es-ES_tradnl"/>
              </w:rPr>
              <w:t xml:space="preserve">Si es admisible, entonces </w:t>
            </w:r>
            <w:r w:rsidR="00524417">
              <w:t xml:space="preserve">el sistema </w:t>
            </w:r>
            <w:r>
              <w:t>proporcionará las copiones descritas en</w:t>
            </w:r>
            <w:r w:rsidR="00524417">
              <w:t xml:space="preserve"> la siguiente tabla, a partir de la cual la persona usuaria podrá seleccionar el nivel de complejidad</w:t>
            </w:r>
            <w:r w:rsidR="00ED4B50">
              <w:rPr>
                <w:rFonts w:asciiTheme="minorHAnsi" w:hAnsiTheme="minorHAnsi"/>
                <w:lang w:val="es-ES_tradnl"/>
              </w:rPr>
              <w:t>:</w:t>
            </w:r>
          </w:p>
          <w:tbl>
            <w:tblPr>
              <w:tblStyle w:val="Tablanormal11"/>
              <w:tblW w:w="0" w:type="auto"/>
              <w:tblLook w:val="04A0" w:firstRow="1" w:lastRow="0" w:firstColumn="1" w:lastColumn="0" w:noHBand="0" w:noVBand="1"/>
            </w:tblPr>
            <w:tblGrid>
              <w:gridCol w:w="2398"/>
              <w:gridCol w:w="5953"/>
            </w:tblGrid>
            <w:tr w:rsidR="00ED4B50" w:rsidRPr="00227069" w14:paraId="3EFEE867" w14:textId="77777777" w:rsidTr="009526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379AB99C" w14:textId="77777777" w:rsidR="00ED4B50" w:rsidRPr="00227069" w:rsidRDefault="00ED4B50" w:rsidP="009526EC">
                  <w:pPr>
                    <w:jc w:val="both"/>
                    <w:rPr>
                      <w:rFonts w:asciiTheme="minorHAnsi" w:hAnsiTheme="minorHAnsi" w:cstheme="minorHAnsi"/>
                      <w:sz w:val="20"/>
                      <w:szCs w:val="20"/>
                      <w:lang w:eastAsia="en-US"/>
                    </w:rPr>
                  </w:pPr>
                  <w:r w:rsidRPr="00227069">
                    <w:rPr>
                      <w:rFonts w:asciiTheme="minorHAnsi" w:hAnsiTheme="minorHAnsi" w:cstheme="minorHAnsi"/>
                      <w:sz w:val="20"/>
                      <w:szCs w:val="20"/>
                      <w:lang w:eastAsia="en-US"/>
                    </w:rPr>
                    <w:t>1: Baja complejidad</w:t>
                  </w:r>
                </w:p>
              </w:tc>
              <w:tc>
                <w:tcPr>
                  <w:tcW w:w="5953" w:type="dxa"/>
                </w:tcPr>
                <w:p w14:paraId="45CF5BBB" w14:textId="77777777" w:rsidR="00ED4B50" w:rsidRPr="00227069" w:rsidRDefault="00ED4B50" w:rsidP="009526EC">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0"/>
                      <w:szCs w:val="20"/>
                      <w:lang w:eastAsia="en-US"/>
                    </w:rPr>
                  </w:pPr>
                  <w:r w:rsidRPr="00227069">
                    <w:rPr>
                      <w:rFonts w:asciiTheme="minorHAnsi" w:hAnsiTheme="minorHAnsi" w:cstheme="minorHAnsi"/>
                      <w:b w:val="0"/>
                      <w:sz w:val="20"/>
                      <w:szCs w:val="20"/>
                      <w:lang w:eastAsia="en-US"/>
                    </w:rPr>
                    <w:t xml:space="preserve">Pesquisa, requerimiento o petición que puede ser contestado directamente o derivado desde la primera respuesta. </w:t>
                  </w:r>
                </w:p>
              </w:tc>
            </w:tr>
            <w:tr w:rsidR="00ED4B50" w:rsidRPr="00227069" w14:paraId="388DF43C" w14:textId="77777777" w:rsidTr="00952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54269E98" w14:textId="77777777" w:rsidR="00ED4B50" w:rsidRPr="00227069" w:rsidRDefault="00ED4B50" w:rsidP="009526EC">
                  <w:pPr>
                    <w:jc w:val="both"/>
                    <w:rPr>
                      <w:rFonts w:asciiTheme="minorHAnsi" w:hAnsiTheme="minorHAnsi" w:cstheme="minorHAnsi"/>
                      <w:sz w:val="20"/>
                      <w:szCs w:val="20"/>
                      <w:lang w:eastAsia="en-US"/>
                    </w:rPr>
                  </w:pPr>
                  <w:r w:rsidRPr="00227069">
                    <w:rPr>
                      <w:rFonts w:asciiTheme="minorHAnsi" w:hAnsiTheme="minorHAnsi" w:cstheme="minorHAnsi"/>
                      <w:sz w:val="20"/>
                      <w:szCs w:val="20"/>
                      <w:lang w:eastAsia="en-US"/>
                    </w:rPr>
                    <w:t>2: Mediana complejidad</w:t>
                  </w:r>
                </w:p>
              </w:tc>
              <w:tc>
                <w:tcPr>
                  <w:tcW w:w="5953" w:type="dxa"/>
                </w:tcPr>
                <w:p w14:paraId="689F0BA0" w14:textId="77777777" w:rsidR="00ED4B50" w:rsidRPr="00227069" w:rsidRDefault="00ED4B50" w:rsidP="009526E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eastAsia="en-US"/>
                    </w:rPr>
                  </w:pPr>
                  <w:r w:rsidRPr="00227069">
                    <w:rPr>
                      <w:rFonts w:asciiTheme="minorHAnsi" w:hAnsiTheme="minorHAnsi" w:cstheme="minorHAnsi"/>
                      <w:sz w:val="20"/>
                      <w:szCs w:val="20"/>
                      <w:lang w:eastAsia="en-US"/>
                    </w:rPr>
                    <w:t xml:space="preserve">Pesquisa, requerimiento o petición que requiere algún tipo de diligencia de parte de la Defensoría de la Niñez, ya que se encuentra dentro de sus facultades como llamado, oficio, etc. </w:t>
                  </w:r>
                </w:p>
              </w:tc>
            </w:tr>
            <w:tr w:rsidR="00ED4B50" w:rsidRPr="00227069" w14:paraId="6BB36C73" w14:textId="77777777" w:rsidTr="009526EC">
              <w:tc>
                <w:tcPr>
                  <w:cnfStyle w:val="001000000000" w:firstRow="0" w:lastRow="0" w:firstColumn="1" w:lastColumn="0" w:oddVBand="0" w:evenVBand="0" w:oddHBand="0" w:evenHBand="0" w:firstRowFirstColumn="0" w:firstRowLastColumn="0" w:lastRowFirstColumn="0" w:lastRowLastColumn="0"/>
                  <w:tcW w:w="2398" w:type="dxa"/>
                </w:tcPr>
                <w:p w14:paraId="38DF65FB" w14:textId="77777777" w:rsidR="00ED4B50" w:rsidRPr="00227069" w:rsidRDefault="00ED4B50" w:rsidP="009526EC">
                  <w:pPr>
                    <w:jc w:val="both"/>
                    <w:rPr>
                      <w:rFonts w:asciiTheme="minorHAnsi" w:hAnsiTheme="minorHAnsi" w:cstheme="minorHAnsi"/>
                      <w:sz w:val="20"/>
                      <w:szCs w:val="20"/>
                      <w:lang w:eastAsia="en-US"/>
                    </w:rPr>
                  </w:pPr>
                  <w:r w:rsidRPr="00227069">
                    <w:rPr>
                      <w:rFonts w:asciiTheme="minorHAnsi" w:hAnsiTheme="minorHAnsi" w:cstheme="minorHAnsi"/>
                      <w:sz w:val="20"/>
                      <w:szCs w:val="20"/>
                      <w:lang w:eastAsia="en-US"/>
                    </w:rPr>
                    <w:t>3: Alta complejidad</w:t>
                  </w:r>
                </w:p>
              </w:tc>
              <w:tc>
                <w:tcPr>
                  <w:tcW w:w="5953" w:type="dxa"/>
                </w:tcPr>
                <w:p w14:paraId="6D583342" w14:textId="77777777" w:rsidR="00ED4B50" w:rsidRPr="00227069" w:rsidRDefault="00ED4B50" w:rsidP="009526EC">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eastAsia="en-US"/>
                    </w:rPr>
                  </w:pPr>
                  <w:r w:rsidRPr="00227069">
                    <w:rPr>
                      <w:rFonts w:asciiTheme="minorHAnsi" w:hAnsiTheme="minorHAnsi" w:cstheme="minorHAnsi"/>
                      <w:sz w:val="20"/>
                      <w:szCs w:val="20"/>
                      <w:lang w:eastAsia="en-US"/>
                    </w:rPr>
                    <w:t xml:space="preserve">Pesquisa, requerimiento o petición que abarquen elementos de complejidad tales como: gravedad o peligro inminente del NNA, pertenencia del NNA a un grupo particularmente vulnerable, vulneración por parte del Estado, numero de NNA afectados. </w:t>
                  </w:r>
                </w:p>
              </w:tc>
            </w:tr>
            <w:tr w:rsidR="00ED4B50" w:rsidRPr="00227069" w14:paraId="536876D1" w14:textId="77777777" w:rsidTr="00952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8" w:type="dxa"/>
                </w:tcPr>
                <w:p w14:paraId="5D54732F" w14:textId="77777777" w:rsidR="00ED4B50" w:rsidRPr="00227069" w:rsidRDefault="00ED4B50" w:rsidP="009526EC">
                  <w:pPr>
                    <w:jc w:val="both"/>
                    <w:rPr>
                      <w:rFonts w:asciiTheme="minorHAnsi" w:hAnsiTheme="minorHAnsi" w:cstheme="minorHAnsi"/>
                      <w:sz w:val="20"/>
                      <w:szCs w:val="20"/>
                      <w:lang w:eastAsia="en-US"/>
                    </w:rPr>
                  </w:pPr>
                  <w:r w:rsidRPr="00227069">
                    <w:rPr>
                      <w:rFonts w:asciiTheme="minorHAnsi" w:hAnsiTheme="minorHAnsi" w:cstheme="minorHAnsi"/>
                      <w:sz w:val="20"/>
                      <w:szCs w:val="20"/>
                      <w:lang w:eastAsia="en-US"/>
                    </w:rPr>
                    <w:t xml:space="preserve">4: Fast track </w:t>
                  </w:r>
                </w:p>
              </w:tc>
              <w:tc>
                <w:tcPr>
                  <w:tcW w:w="5953" w:type="dxa"/>
                </w:tcPr>
                <w:p w14:paraId="0BD3B236" w14:textId="77777777" w:rsidR="00ED4B50" w:rsidRPr="00227069" w:rsidRDefault="00ED4B50" w:rsidP="009526EC">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lang w:eastAsia="en-US"/>
                    </w:rPr>
                  </w:pPr>
                  <w:r w:rsidRPr="00227069">
                    <w:rPr>
                      <w:rFonts w:asciiTheme="minorHAnsi" w:hAnsiTheme="minorHAnsi" w:cstheme="minorHAnsi"/>
                      <w:sz w:val="20"/>
                      <w:szCs w:val="20"/>
                      <w:lang w:eastAsia="en-US"/>
                    </w:rPr>
                    <w:t xml:space="preserve">Es el mismo criterio anterior, pero tiene un factor de urgencia en la derivación. Es decir, además de la complejidad, tiene otros factores adicionales, como inminencia de daño, connotación especialmente pública, etc. </w:t>
                  </w:r>
                </w:p>
              </w:tc>
            </w:tr>
          </w:tbl>
          <w:p w14:paraId="69A3086A" w14:textId="5014DC90" w:rsidR="00ED4B50" w:rsidRPr="00227069" w:rsidRDefault="00ED4B50" w:rsidP="009526EC">
            <w:pPr>
              <w:spacing w:before="120" w:after="120"/>
              <w:jc w:val="both"/>
              <w:rPr>
                <w:rFonts w:asciiTheme="minorHAnsi" w:hAnsiTheme="minorHAnsi"/>
              </w:rPr>
            </w:pPr>
            <w:r>
              <w:rPr>
                <w:rFonts w:asciiTheme="minorHAnsi" w:hAnsiTheme="minorHAnsi"/>
              </w:rPr>
              <w:t>Luego, el nivel de urgencia: Verde, amarillo o rojo, siendo el rojo la marca de mayor urgencia.</w:t>
            </w:r>
          </w:p>
          <w:p w14:paraId="4B5E57C1" w14:textId="08CC8672" w:rsidR="00ED4B50" w:rsidRDefault="00ED4B50" w:rsidP="009526EC">
            <w:pPr>
              <w:spacing w:beforeLines="60" w:before="144" w:afterLines="60" w:after="144" w:line="240" w:lineRule="auto"/>
              <w:jc w:val="both"/>
            </w:pPr>
            <w:r>
              <w:rPr>
                <w:rFonts w:asciiTheme="minorHAnsi" w:hAnsiTheme="minorHAnsi"/>
                <w:lang w:val="es-ES_tradnl"/>
              </w:rPr>
              <w:t>Estas tareas podrán ser realizadas por un profesional designado para esta actividad.</w:t>
            </w:r>
          </w:p>
          <w:p w14:paraId="2E86B834" w14:textId="6966179A" w:rsidR="00ED4B50" w:rsidRDefault="00ED4B50" w:rsidP="009526EC">
            <w:pPr>
              <w:spacing w:beforeLines="60" w:before="144" w:afterLines="60" w:after="144" w:line="240" w:lineRule="auto"/>
              <w:jc w:val="both"/>
            </w:pPr>
            <w:r>
              <w:t>Para cada categoría (complejidad y urgencia)</w:t>
            </w:r>
            <w:r w:rsidR="009526EC">
              <w:t>,</w:t>
            </w:r>
            <w:r>
              <w:t xml:space="preserve"> el usuario </w:t>
            </w:r>
            <w:r w:rsidR="004D76B8">
              <w:rPr>
                <w:rFonts w:asciiTheme="minorHAnsi" w:hAnsiTheme="minorHAnsi"/>
                <w:lang w:val="es-ES_tradnl"/>
              </w:rPr>
              <w:t xml:space="preserve">interno </w:t>
            </w:r>
            <w:r w:rsidR="009526EC">
              <w:t xml:space="preserve">que analiza la solicitud, </w:t>
            </w:r>
            <w:r>
              <w:t>podrá acceder a un texto de ayuda que oriente al profesional sobre su significado.</w:t>
            </w:r>
          </w:p>
          <w:p w14:paraId="015579BD" w14:textId="43DE75BA" w:rsidR="00ED4B50" w:rsidRDefault="009526EC" w:rsidP="009526EC">
            <w:pPr>
              <w:spacing w:before="120" w:after="120"/>
              <w:jc w:val="both"/>
            </w:pPr>
            <w:r>
              <w:t>Ante el evento de que una solicitud sea evaluada como un caso, independiente del tipo de complejidad que posea, la asignación del profesional a cargo será de acuerdo a las características propias del caso</w:t>
            </w:r>
            <w:r w:rsidR="00ED4B50">
              <w:t>:</w:t>
            </w:r>
            <w:r w:rsidR="00ED4B50" w:rsidRPr="00AE4914">
              <w:t xml:space="preserve"> si es </w:t>
            </w:r>
            <w:r>
              <w:t xml:space="preserve">de </w:t>
            </w:r>
            <w:r w:rsidR="00ED4B50" w:rsidRPr="00AE4914">
              <w:t>connotación jurídica</w:t>
            </w:r>
            <w:r w:rsidR="00ED4B50">
              <w:t>,</w:t>
            </w:r>
            <w:r w:rsidR="00ED4B50" w:rsidRPr="00AE4914">
              <w:t xml:space="preserve"> un abogado</w:t>
            </w:r>
            <w:r w:rsidR="00ED4B50">
              <w:t xml:space="preserve"> o, si tiene relación con temas de carácter </w:t>
            </w:r>
            <w:r w:rsidR="00ED4B50" w:rsidRPr="00AE4914">
              <w:t>social</w:t>
            </w:r>
            <w:r w:rsidR="00ED4B50">
              <w:t>,</w:t>
            </w:r>
            <w:r w:rsidR="00ED4B50" w:rsidRPr="00AE4914">
              <w:t xml:space="preserve"> una socióloga</w:t>
            </w:r>
            <w:r w:rsidR="00ED4B50">
              <w:t xml:space="preserve"> u otra disciplina</w:t>
            </w:r>
            <w:r w:rsidR="00ED4B50" w:rsidRPr="00AE4914">
              <w:t>.</w:t>
            </w:r>
          </w:p>
          <w:p w14:paraId="472BE8C7" w14:textId="77777777" w:rsidR="00ED4B50" w:rsidRPr="002972BA" w:rsidRDefault="00ED4B50" w:rsidP="009526EC">
            <w:pPr>
              <w:spacing w:before="120" w:after="120"/>
              <w:jc w:val="both"/>
              <w:rPr>
                <w:rFonts w:asciiTheme="minorHAnsi" w:hAnsiTheme="minorHAnsi"/>
                <w:lang w:val="es-ES_tradnl"/>
              </w:rPr>
            </w:pPr>
            <w:r w:rsidRPr="002972BA">
              <w:rPr>
                <w:rFonts w:asciiTheme="minorHAnsi" w:hAnsiTheme="minorHAnsi"/>
                <w:lang w:val="es-ES_tradnl"/>
              </w:rPr>
              <w:t>Al momento de clasificar un caso</w:t>
            </w:r>
            <w:r>
              <w:rPr>
                <w:rFonts w:asciiTheme="minorHAnsi" w:hAnsiTheme="minorHAnsi"/>
                <w:lang w:val="es-ES_tradnl"/>
              </w:rPr>
              <w:t xml:space="preserve">, el sistema alertará </w:t>
            </w:r>
            <w:r w:rsidRPr="002972BA">
              <w:rPr>
                <w:rFonts w:asciiTheme="minorHAnsi" w:hAnsiTheme="minorHAnsi"/>
                <w:lang w:val="es-ES_tradnl"/>
              </w:rPr>
              <w:t xml:space="preserve">a la </w:t>
            </w:r>
            <w:r>
              <w:rPr>
                <w:rFonts w:asciiTheme="minorHAnsi" w:hAnsiTheme="minorHAnsi"/>
                <w:lang w:val="es-ES_tradnl"/>
              </w:rPr>
              <w:t>U</w:t>
            </w:r>
            <w:r w:rsidRPr="002972BA">
              <w:rPr>
                <w:rFonts w:asciiTheme="minorHAnsi" w:hAnsiTheme="minorHAnsi"/>
                <w:lang w:val="es-ES_tradnl"/>
              </w:rPr>
              <w:t xml:space="preserve">nidad de </w:t>
            </w:r>
            <w:r w:rsidRPr="00AC3575">
              <w:rPr>
                <w:rFonts w:asciiTheme="minorHAnsi" w:hAnsiTheme="minorHAnsi"/>
                <w:lang w:val="es-ES_tradnl"/>
              </w:rPr>
              <w:t>Promoción y Difusión de Derechos</w:t>
            </w:r>
            <w:r w:rsidRPr="002972BA">
              <w:rPr>
                <w:rFonts w:asciiTheme="minorHAnsi" w:hAnsiTheme="minorHAnsi"/>
                <w:lang w:val="es-ES_tradnl"/>
              </w:rPr>
              <w:t xml:space="preserve">, para que, de acuerdo a las características y la complejidad del caso, se difundan recursos que permitan potenciar el conocimiento en materia de protección y defensa de la niñez, entre otras medidas. </w:t>
            </w:r>
            <w:r>
              <w:rPr>
                <w:rFonts w:asciiTheme="minorHAnsi" w:hAnsiTheme="minorHAnsi"/>
                <w:lang w:val="es-ES_tradnl"/>
              </w:rPr>
              <w:t xml:space="preserve">A medida que </w:t>
            </w:r>
            <w:r w:rsidRPr="002972BA">
              <w:rPr>
                <w:rFonts w:asciiTheme="minorHAnsi" w:hAnsiTheme="minorHAnsi"/>
                <w:lang w:val="es-ES_tradnl"/>
              </w:rPr>
              <w:t xml:space="preserve">avanza el caso, la Unidad de </w:t>
            </w:r>
            <w:r w:rsidRPr="00AC3575">
              <w:rPr>
                <w:rFonts w:asciiTheme="minorHAnsi" w:hAnsiTheme="minorHAnsi"/>
                <w:lang w:val="es-ES_tradnl"/>
              </w:rPr>
              <w:t>Promoción y Difusión de Derechos</w:t>
            </w:r>
            <w:r w:rsidRPr="002972BA">
              <w:rPr>
                <w:rFonts w:asciiTheme="minorHAnsi" w:hAnsiTheme="minorHAnsi"/>
                <w:lang w:val="es-ES_tradnl"/>
              </w:rPr>
              <w:t xml:space="preserve"> </w:t>
            </w:r>
            <w:r>
              <w:rPr>
                <w:rFonts w:asciiTheme="minorHAnsi" w:hAnsiTheme="minorHAnsi"/>
                <w:lang w:val="es-ES_tradnl"/>
              </w:rPr>
              <w:t>podrá  revisar  (el) estado  de los casos, sin posibilidad de revisar el detalle de información en un caso de alta complejidad.</w:t>
            </w:r>
          </w:p>
          <w:p w14:paraId="7A8DFF12" w14:textId="77777777" w:rsidR="00ED4B50" w:rsidRPr="001C39D7" w:rsidRDefault="00ED4B50" w:rsidP="009526EC">
            <w:pPr>
              <w:spacing w:before="120" w:after="120"/>
              <w:jc w:val="both"/>
              <w:rPr>
                <w:rFonts w:asciiTheme="minorHAnsi" w:hAnsiTheme="minorHAnsi"/>
                <w:lang w:val="es-ES_tradnl"/>
              </w:rPr>
            </w:pPr>
            <w:r>
              <w:rPr>
                <w:rFonts w:asciiTheme="minorHAnsi" w:hAnsiTheme="minorHAnsi"/>
                <w:lang w:val="es-ES_tradnl"/>
              </w:rPr>
              <w:lastRenderedPageBreak/>
              <w:t>La Unidad asignada podría reclasificar el requerimiento y re-asignarlo a una nueva Unidad, en caso que  (esté fuera de sus competencias) o responsabilidades. Debido a que la Defensoría tiene por norma atender y responder con prontitud, la derivación tendrá un plazo de días(a definir durante el diseño del sistema), de lo contrario, una vez finalizado dicho plazo,</w:t>
            </w:r>
            <w:r>
              <w:t xml:space="preserve"> la unidad que posee el requerimiento debe darle curso sin posibilidad de derivación ulterior.</w:t>
            </w:r>
          </w:p>
        </w:tc>
      </w:tr>
      <w:tr w:rsidR="00ED4B50" w:rsidRPr="007D7497" w14:paraId="3F4F793E" w14:textId="77777777" w:rsidTr="009526EC">
        <w:trPr>
          <w:tblCellSpacing w:w="11" w:type="dxa"/>
        </w:trPr>
        <w:tc>
          <w:tcPr>
            <w:tcW w:w="2235" w:type="dxa"/>
            <w:shd w:val="clear" w:color="auto" w:fill="D9E2F3" w:themeFill="accent1" w:themeFillTint="33"/>
            <w:vAlign w:val="center"/>
          </w:tcPr>
          <w:p w14:paraId="11C485E6" w14:textId="00AD9CB9"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3B517703" w14:textId="77777777" w:rsidR="00ED4B50" w:rsidRPr="007D7497" w:rsidRDefault="00ED4B50" w:rsidP="009526EC">
            <w:pPr>
              <w:spacing w:before="120" w:after="120"/>
              <w:jc w:val="both"/>
              <w:rPr>
                <w:rFonts w:asciiTheme="minorHAnsi" w:hAnsiTheme="minorHAnsi" w:cstheme="minorHAnsi"/>
                <w:lang w:val="es-MX"/>
              </w:rPr>
            </w:pPr>
            <w:r>
              <w:rPr>
                <w:rFonts w:asciiTheme="minorHAnsi" w:hAnsiTheme="minorHAnsi" w:cstheme="minorHAnsi"/>
                <w:lang w:val="es-MX"/>
              </w:rPr>
              <w:t xml:space="preserve">Director </w:t>
            </w:r>
            <w:r>
              <w:rPr>
                <w:rFonts w:asciiTheme="minorHAnsi" w:hAnsiTheme="minorHAnsi"/>
                <w:lang w:val="es-ES_tradnl"/>
              </w:rPr>
              <w:t>o profesional</w:t>
            </w:r>
            <w:r>
              <w:rPr>
                <w:rFonts w:asciiTheme="minorHAnsi" w:hAnsiTheme="minorHAnsi" w:cstheme="minorHAnsi"/>
                <w:lang w:val="es-MX"/>
              </w:rPr>
              <w:t xml:space="preserve"> de la </w:t>
            </w:r>
            <w:r>
              <w:rPr>
                <w:rFonts w:asciiTheme="minorHAnsi" w:hAnsiTheme="minorHAnsi"/>
                <w:lang w:val="es-ES_tradnl"/>
              </w:rPr>
              <w:t xml:space="preserve">UPDRJ, Unidad de </w:t>
            </w:r>
            <w:r w:rsidRPr="00AC3575">
              <w:rPr>
                <w:rFonts w:asciiTheme="minorHAnsi" w:hAnsiTheme="minorHAnsi"/>
                <w:lang w:val="es-ES_tradnl"/>
              </w:rPr>
              <w:t>Promoción y Difusión de Derechos</w:t>
            </w:r>
          </w:p>
        </w:tc>
      </w:tr>
      <w:tr w:rsidR="00ED4B50" w:rsidRPr="007D7497" w14:paraId="5FA96B81" w14:textId="77777777" w:rsidTr="009526EC">
        <w:trPr>
          <w:tblCellSpacing w:w="11" w:type="dxa"/>
        </w:trPr>
        <w:tc>
          <w:tcPr>
            <w:tcW w:w="2235" w:type="dxa"/>
            <w:shd w:val="clear" w:color="auto" w:fill="D9E2F3" w:themeFill="accent1" w:themeFillTint="33"/>
            <w:vAlign w:val="center"/>
          </w:tcPr>
          <w:p w14:paraId="66EB207B" w14:textId="77777777" w:rsidR="00ED4B50" w:rsidRPr="007D7497" w:rsidRDefault="00ED4B50" w:rsidP="009526EC">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6549EA2B" w14:textId="77777777" w:rsidR="00ED4B50" w:rsidRPr="007D7497" w:rsidRDefault="00ED4B50" w:rsidP="009526EC">
            <w:pPr>
              <w:spacing w:before="120" w:after="120"/>
              <w:jc w:val="both"/>
              <w:rPr>
                <w:rFonts w:asciiTheme="minorHAnsi" w:hAnsiTheme="minorHAnsi" w:cstheme="minorHAnsi"/>
                <w:lang w:val="es-MX"/>
              </w:rPr>
            </w:pPr>
          </w:p>
        </w:tc>
      </w:tr>
    </w:tbl>
    <w:p w14:paraId="018E25AF" w14:textId="0E4503C1" w:rsidR="00ED4B50" w:rsidRDefault="00ED4B50" w:rsidP="00ED4B50">
      <w:pPr>
        <w:pStyle w:val="Ttulo4"/>
      </w:pPr>
      <w:bookmarkStart w:id="18" w:name="_Toc14803651"/>
      <w:r w:rsidRPr="00D438BB">
        <w:t>RF00</w:t>
      </w:r>
      <w:r w:rsidR="003A1F37">
        <w:t>9</w:t>
      </w:r>
      <w:r w:rsidRPr="00D438BB">
        <w:t xml:space="preserve">: </w:t>
      </w:r>
      <w:r>
        <w:t>Asignación de casos a profesionales</w:t>
      </w:r>
      <w:bookmarkEnd w:id="18"/>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1AFF3052" w14:textId="77777777" w:rsidTr="009526EC">
        <w:trPr>
          <w:tblCellSpacing w:w="11" w:type="dxa"/>
        </w:trPr>
        <w:tc>
          <w:tcPr>
            <w:tcW w:w="2235" w:type="dxa"/>
            <w:shd w:val="clear" w:color="auto" w:fill="D9E2F3" w:themeFill="accent1" w:themeFillTint="33"/>
            <w:vAlign w:val="center"/>
          </w:tcPr>
          <w:p w14:paraId="45485AAE"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03CB9038" w14:textId="7CA3110C" w:rsidR="00ED4B50" w:rsidRDefault="00ED4B50" w:rsidP="009526EC">
            <w:pPr>
              <w:spacing w:beforeLines="60" w:before="144" w:afterLines="60" w:after="144" w:line="240" w:lineRule="auto"/>
              <w:jc w:val="both"/>
            </w:pPr>
            <w:r>
              <w:t xml:space="preserve">El sistema debe permitir al Director de la UPDRJ, o un profesional designado, realizar la asignación del caso mediante la ficha dispuesta para estos efectos. La ficha de asignación de casos, es el medio formal por el cual un caso de complejidad 2  </w:t>
            </w:r>
            <w:r w:rsidR="00004BF6">
              <w:t>o</w:t>
            </w:r>
            <w:r>
              <w:t xml:space="preserve"> 3 será asignado a un profesional responsable  (junto con) el equipo de apoyo encargado. Los datos requeridos para esta ficha serán:</w:t>
            </w:r>
          </w:p>
          <w:p w14:paraId="33686C77" w14:textId="0CA46DF4" w:rsidR="00ED4B50" w:rsidRDefault="009526EC" w:rsidP="009526EC">
            <w:pPr>
              <w:pStyle w:val="Prrafodelista"/>
              <w:numPr>
                <w:ilvl w:val="0"/>
                <w:numId w:val="24"/>
              </w:numPr>
              <w:spacing w:after="120"/>
              <w:contextualSpacing w:val="0"/>
              <w:jc w:val="both"/>
            </w:pPr>
            <w:r>
              <w:t xml:space="preserve">El sistema desplegará los siguientes datos en la ficha: </w:t>
            </w:r>
            <w:r w:rsidR="00ED4B50">
              <w:t xml:space="preserve">Usuario </w:t>
            </w:r>
            <w:r w:rsidR="004D76B8">
              <w:rPr>
                <w:rFonts w:asciiTheme="minorHAnsi" w:hAnsiTheme="minorHAnsi"/>
                <w:lang w:val="es-ES_tradnl"/>
              </w:rPr>
              <w:t xml:space="preserve">interno </w:t>
            </w:r>
            <w:r w:rsidR="00ED4B50">
              <w:t>conectado que realiza la asignación, fecha y hora de la asignación.</w:t>
            </w:r>
          </w:p>
          <w:p w14:paraId="7B85BED0" w14:textId="343F9E9F" w:rsidR="009526EC" w:rsidRDefault="009526EC" w:rsidP="009526EC">
            <w:pPr>
              <w:pStyle w:val="Prrafodelista"/>
              <w:numPr>
                <w:ilvl w:val="0"/>
                <w:numId w:val="24"/>
              </w:numPr>
              <w:spacing w:after="120"/>
              <w:contextualSpacing w:val="0"/>
              <w:jc w:val="both"/>
            </w:pPr>
            <w:r>
              <w:t>Materia: Seleccionado  desde un set de materias.  Contará con la posibilidad de seleccionar “otras materias”, para lo cual la persona usuaria deberá ingresar,  en forma obligatoria, un comentario  que justifique dicha selección. Es relevante mencionar que  la selección de la opción “otras materias”, reduce la posibilidad de realizar estadísticas precisas de forma posterior.</w:t>
            </w:r>
          </w:p>
          <w:p w14:paraId="54F637D5" w14:textId="77777777" w:rsidR="009526EC" w:rsidRDefault="009526EC" w:rsidP="009526EC">
            <w:pPr>
              <w:pStyle w:val="Prrafodelista"/>
              <w:numPr>
                <w:ilvl w:val="0"/>
                <w:numId w:val="24"/>
              </w:numPr>
              <w:spacing w:after="120"/>
              <w:contextualSpacing w:val="0"/>
              <w:jc w:val="both"/>
            </w:pPr>
            <w:r>
              <w:t>Derecho vulnerado: Seleccionado desde un set de opciones que contendrá   todos los derechos definidos por Defensoría.</w:t>
            </w:r>
          </w:p>
          <w:p w14:paraId="04C8D367" w14:textId="6FF24175" w:rsidR="009526EC" w:rsidRDefault="009526EC" w:rsidP="009526EC">
            <w:pPr>
              <w:pStyle w:val="Prrafodelista"/>
              <w:numPr>
                <w:ilvl w:val="0"/>
                <w:numId w:val="24"/>
              </w:numPr>
              <w:spacing w:after="120"/>
              <w:contextualSpacing w:val="0"/>
              <w:jc w:val="both"/>
            </w:pPr>
            <w:r>
              <w:t xml:space="preserve">Profesional responsable: El usuario </w:t>
            </w:r>
            <w:r w:rsidR="004D76B8">
              <w:rPr>
                <w:rFonts w:asciiTheme="minorHAnsi" w:hAnsiTheme="minorHAnsi"/>
                <w:lang w:val="es-ES_tradnl"/>
              </w:rPr>
              <w:t xml:space="preserve">interno </w:t>
            </w:r>
            <w:r>
              <w:t>podrá realizar la búsqueda del profesional que considere idóneo y asignarlo como responsable del caso, quien quedará como encargado de supervisar los avances, además de realizar el seguimiento.</w:t>
            </w:r>
          </w:p>
          <w:p w14:paraId="2762D4E9" w14:textId="77777777" w:rsidR="009526EC" w:rsidRDefault="009526EC" w:rsidP="009526EC">
            <w:pPr>
              <w:spacing w:after="120"/>
              <w:ind w:left="1068"/>
              <w:jc w:val="both"/>
            </w:pPr>
            <w:r>
              <w:t>Los criterios de asignación de caso a un profesional, se basan en la connotación  del mismo, ya sea de carácter jurídico o psicosocial.</w:t>
            </w:r>
          </w:p>
          <w:p w14:paraId="158EB4DB" w14:textId="3E92060E" w:rsidR="009526EC" w:rsidRDefault="00E91910" w:rsidP="009526EC">
            <w:pPr>
              <w:pStyle w:val="Prrafodelista"/>
              <w:numPr>
                <w:ilvl w:val="0"/>
                <w:numId w:val="24"/>
              </w:numPr>
              <w:spacing w:after="120"/>
              <w:contextualSpacing w:val="0"/>
              <w:jc w:val="both"/>
            </w:pPr>
            <w:r>
              <w:t>Colaborador</w:t>
            </w:r>
            <w:r w:rsidR="009526EC">
              <w:t xml:space="preserve">: Esta opción permite registrar a un profesional como apoyo, de acuerdo a la función que desempeñe en el ciclo de vida de un caso. Es decir, se suma un </w:t>
            </w:r>
            <w:r>
              <w:t>colaborador</w:t>
            </w:r>
            <w:r w:rsidR="009526EC">
              <w:t xml:space="preserve"> jurídico o  psicosocial al responsable del caso, como líder en las materias relacionadas con su especialidad.</w:t>
            </w:r>
          </w:p>
          <w:p w14:paraId="1EBCF09B" w14:textId="77777777" w:rsidR="009526EC" w:rsidRDefault="009526EC" w:rsidP="009526EC">
            <w:pPr>
              <w:pStyle w:val="Prrafodelista"/>
              <w:numPr>
                <w:ilvl w:val="0"/>
                <w:numId w:val="24"/>
              </w:numPr>
              <w:spacing w:after="120"/>
              <w:contextualSpacing w:val="0"/>
              <w:jc w:val="both"/>
            </w:pPr>
            <w:r>
              <w:t>Integrantes del equipo: Selección del equipo de trabajo designado para el caso.</w:t>
            </w:r>
          </w:p>
          <w:p w14:paraId="516722E1" w14:textId="77777777" w:rsidR="009526EC" w:rsidRDefault="009526EC" w:rsidP="009526EC">
            <w:pPr>
              <w:pStyle w:val="Prrafodelista"/>
              <w:numPr>
                <w:ilvl w:val="0"/>
                <w:numId w:val="24"/>
              </w:numPr>
              <w:spacing w:after="120"/>
              <w:contextualSpacing w:val="0"/>
              <w:jc w:val="both"/>
            </w:pPr>
            <w:r>
              <w:t>Urgencia de la asignación: Selección del nivel de urgencia (verde, amarillo, rojo).</w:t>
            </w:r>
          </w:p>
          <w:p w14:paraId="7CB1F0E5" w14:textId="77777777" w:rsidR="009526EC" w:rsidRDefault="009526EC" w:rsidP="009526EC">
            <w:pPr>
              <w:pStyle w:val="Prrafodelista"/>
              <w:numPr>
                <w:ilvl w:val="0"/>
                <w:numId w:val="24"/>
              </w:numPr>
              <w:spacing w:after="120"/>
              <w:contextualSpacing w:val="0"/>
              <w:jc w:val="both"/>
            </w:pPr>
            <w:r>
              <w:t>Instrucciones básicas: Campo de texto libre.</w:t>
            </w:r>
          </w:p>
          <w:p w14:paraId="51737541" w14:textId="77777777" w:rsidR="009526EC" w:rsidRDefault="009526EC" w:rsidP="009526EC">
            <w:pPr>
              <w:pStyle w:val="Prrafodelista"/>
              <w:numPr>
                <w:ilvl w:val="0"/>
                <w:numId w:val="24"/>
              </w:numPr>
              <w:spacing w:after="120"/>
              <w:contextualSpacing w:val="0"/>
              <w:jc w:val="both"/>
            </w:pPr>
            <w:r>
              <w:t>Comentarios: Campo de texto libre.</w:t>
            </w:r>
          </w:p>
          <w:p w14:paraId="5BC2F996" w14:textId="72DDB122" w:rsidR="00190D07" w:rsidRDefault="00190D07" w:rsidP="009526EC">
            <w:pPr>
              <w:spacing w:after="0" w:line="240" w:lineRule="auto"/>
              <w:jc w:val="both"/>
            </w:pPr>
            <w:r>
              <w:t>Al proceso de asignación de casos podría generar las siguientes alternativas:</w:t>
            </w:r>
          </w:p>
          <w:p w14:paraId="3DE16D6C" w14:textId="2D5C8A4A" w:rsidR="00190D07" w:rsidRDefault="00502D9D" w:rsidP="0071749B">
            <w:pPr>
              <w:pStyle w:val="Prrafodelista"/>
              <w:numPr>
                <w:ilvl w:val="0"/>
                <w:numId w:val="39"/>
              </w:numPr>
              <w:spacing w:before="120" w:after="0" w:line="240" w:lineRule="auto"/>
              <w:ind w:left="1066" w:hanging="357"/>
              <w:contextualSpacing w:val="0"/>
              <w:jc w:val="both"/>
            </w:pPr>
            <w:r>
              <w:lastRenderedPageBreak/>
              <w:t xml:space="preserve">Dividir el caso en denuncias separadas, ante eventos que requieran tratamientos disímiles, siempre y cuando cada denuncia cumpla con las exigencias de admisibilidad. </w:t>
            </w:r>
          </w:p>
          <w:p w14:paraId="00FE2EA1" w14:textId="74CE3ED3" w:rsidR="00502D9D" w:rsidRDefault="00502D9D" w:rsidP="0071749B">
            <w:pPr>
              <w:pStyle w:val="Prrafodelista"/>
              <w:numPr>
                <w:ilvl w:val="0"/>
                <w:numId w:val="39"/>
              </w:numPr>
              <w:spacing w:before="120" w:after="0" w:line="240" w:lineRule="auto"/>
              <w:ind w:left="1066" w:hanging="357"/>
              <w:contextualSpacing w:val="0"/>
              <w:jc w:val="both"/>
            </w:pPr>
            <w:r>
              <w:t>Agrupar más de una denuncia en un caso ante eventos que requieran tratamientos similares, es decir, den cuenta de situaciones relacionadas a las mismas víctimas o victimarios.</w:t>
            </w:r>
          </w:p>
          <w:p w14:paraId="165873EC" w14:textId="3E87D70E" w:rsidR="00937E42" w:rsidRDefault="00937E42" w:rsidP="0071749B">
            <w:pPr>
              <w:pStyle w:val="Prrafodelista"/>
              <w:numPr>
                <w:ilvl w:val="0"/>
                <w:numId w:val="39"/>
              </w:numPr>
              <w:spacing w:before="120" w:after="0" w:line="240" w:lineRule="auto"/>
              <w:ind w:left="1066" w:hanging="357"/>
              <w:contextualSpacing w:val="0"/>
              <w:jc w:val="both"/>
            </w:pPr>
            <w:r>
              <w:t>Agregar un caso a una denuncia que ya se encuentra en proceso de gestión y avanzando con ficha interna reservada creada.</w:t>
            </w:r>
          </w:p>
          <w:p w14:paraId="55662663" w14:textId="3BC61419" w:rsidR="009526EC" w:rsidRDefault="009526EC" w:rsidP="009526EC">
            <w:pPr>
              <w:spacing w:after="0" w:line="240" w:lineRule="auto"/>
              <w:jc w:val="both"/>
            </w:pPr>
            <w:r>
              <w:t xml:space="preserve">El usuario </w:t>
            </w:r>
            <w:r w:rsidR="004D76B8">
              <w:rPr>
                <w:rFonts w:asciiTheme="minorHAnsi" w:hAnsiTheme="minorHAnsi"/>
                <w:lang w:val="es-ES_tradnl"/>
              </w:rPr>
              <w:t xml:space="preserve">interno </w:t>
            </w:r>
            <w:r>
              <w:t>podrá revisar la carga de  laboral de los profesionales que serán parte del equipo de trabajo del caso, según lo descrito en el requerimiento”</w:t>
            </w:r>
            <w:r w:rsidRPr="00D47C45">
              <w:rPr>
                <w:i/>
              </w:rPr>
              <w:t>RF0</w:t>
            </w:r>
            <w:r w:rsidR="003A1F37">
              <w:rPr>
                <w:i/>
              </w:rPr>
              <w:t>12</w:t>
            </w:r>
            <w:r w:rsidRPr="00D47C45">
              <w:rPr>
                <w:i/>
              </w:rPr>
              <w:t>: Carga de trabajo de profesionales</w:t>
            </w:r>
            <w:r>
              <w:t>”.</w:t>
            </w:r>
          </w:p>
          <w:p w14:paraId="03E8F4AD" w14:textId="38FDE0D1" w:rsidR="00ED4B50" w:rsidRPr="00023AE3" w:rsidRDefault="009526EC" w:rsidP="009526EC">
            <w:pPr>
              <w:spacing w:after="0" w:line="240" w:lineRule="auto"/>
              <w:jc w:val="both"/>
            </w:pPr>
            <w:r>
              <w:t xml:space="preserve">El sistema permitirá el envío de la ficha a los usuarios </w:t>
            </w:r>
            <w:r w:rsidR="004D76B8">
              <w:t xml:space="preserve">internos </w:t>
            </w:r>
            <w:r>
              <w:t>involucrados, informando vía email que cuentan con un nuevo caso asignado.</w:t>
            </w:r>
          </w:p>
        </w:tc>
      </w:tr>
      <w:tr w:rsidR="00ED4B50" w:rsidRPr="007D7497" w14:paraId="0E5BC316" w14:textId="77777777" w:rsidTr="009526EC">
        <w:trPr>
          <w:tblCellSpacing w:w="11" w:type="dxa"/>
        </w:trPr>
        <w:tc>
          <w:tcPr>
            <w:tcW w:w="2235" w:type="dxa"/>
            <w:shd w:val="clear" w:color="auto" w:fill="D9E2F3" w:themeFill="accent1" w:themeFillTint="33"/>
            <w:vAlign w:val="center"/>
          </w:tcPr>
          <w:p w14:paraId="4AED785B" w14:textId="59420CAA"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132F083D" w14:textId="77777777" w:rsidR="00ED4B50" w:rsidRPr="007D7497" w:rsidRDefault="00ED4B50" w:rsidP="009526EC">
            <w:pPr>
              <w:spacing w:before="40" w:after="40"/>
              <w:jc w:val="both"/>
              <w:rPr>
                <w:rFonts w:asciiTheme="minorHAnsi" w:hAnsiTheme="minorHAnsi" w:cstheme="minorHAnsi"/>
                <w:lang w:val="es-MX"/>
              </w:rPr>
            </w:pPr>
            <w:r>
              <w:t>Director de la UPDRJ o profesional designado.</w:t>
            </w:r>
          </w:p>
        </w:tc>
      </w:tr>
      <w:tr w:rsidR="00ED4B50" w:rsidRPr="007D7497" w14:paraId="7ABEBB2F" w14:textId="77777777" w:rsidTr="009526EC">
        <w:trPr>
          <w:tblCellSpacing w:w="11" w:type="dxa"/>
        </w:trPr>
        <w:tc>
          <w:tcPr>
            <w:tcW w:w="2235" w:type="dxa"/>
            <w:shd w:val="clear" w:color="auto" w:fill="D9E2F3" w:themeFill="accent1" w:themeFillTint="33"/>
            <w:vAlign w:val="center"/>
          </w:tcPr>
          <w:p w14:paraId="7157DBEF"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529D61D3" w14:textId="77777777" w:rsidR="00ED4B50" w:rsidRPr="007D7497" w:rsidRDefault="00ED4B50" w:rsidP="009526EC">
            <w:pPr>
              <w:spacing w:before="40" w:after="40"/>
              <w:jc w:val="both"/>
              <w:rPr>
                <w:rFonts w:asciiTheme="minorHAnsi" w:hAnsiTheme="minorHAnsi" w:cstheme="minorHAnsi"/>
                <w:lang w:val="es-MX"/>
              </w:rPr>
            </w:pPr>
          </w:p>
        </w:tc>
      </w:tr>
    </w:tbl>
    <w:p w14:paraId="24DAEC25" w14:textId="72B58639" w:rsidR="00896B23" w:rsidRDefault="003A1F37" w:rsidP="00BD7C2B">
      <w:pPr>
        <w:pStyle w:val="Ttulo4"/>
      </w:pPr>
      <w:bookmarkStart w:id="19" w:name="_Toc14803652"/>
      <w:r>
        <w:t>RF010</w:t>
      </w:r>
      <w:r w:rsidR="00896B23" w:rsidRPr="00D438BB">
        <w:t xml:space="preserve">: </w:t>
      </w:r>
      <w:r w:rsidR="00896B23">
        <w:t>Planificación de acciones de gestión</w:t>
      </w:r>
      <w:bookmarkEnd w:id="19"/>
    </w:p>
    <w:tbl>
      <w:tblPr>
        <w:tblStyle w:val="Tablaconcuadrcula"/>
        <w:tblW w:w="11057"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789"/>
      </w:tblGrid>
      <w:tr w:rsidR="00896B23" w:rsidRPr="007D7497" w14:paraId="6DD43024" w14:textId="77777777" w:rsidTr="006D6EE1">
        <w:trPr>
          <w:tblCellSpacing w:w="11" w:type="dxa"/>
        </w:trPr>
        <w:tc>
          <w:tcPr>
            <w:tcW w:w="2235" w:type="dxa"/>
            <w:shd w:val="clear" w:color="auto" w:fill="D9E2F3" w:themeFill="accent1" w:themeFillTint="33"/>
            <w:vAlign w:val="center"/>
          </w:tcPr>
          <w:p w14:paraId="7DA20E52" w14:textId="77777777" w:rsidR="00896B23" w:rsidRPr="001C39D7" w:rsidRDefault="00896B23" w:rsidP="006D6EE1">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756" w:type="dxa"/>
            <w:vAlign w:val="center"/>
          </w:tcPr>
          <w:p w14:paraId="192BDA80" w14:textId="7EA694AE" w:rsidR="00B83610" w:rsidRDefault="00B83610" w:rsidP="00BD7C2B">
            <w:pPr>
              <w:spacing w:before="120" w:after="120"/>
              <w:jc w:val="both"/>
              <w:rPr>
                <w:rFonts w:asciiTheme="minorHAnsi" w:hAnsiTheme="minorHAnsi"/>
                <w:lang w:val="es-ES_tradnl"/>
              </w:rPr>
            </w:pPr>
            <w:r w:rsidRPr="00B83610">
              <w:rPr>
                <w:rFonts w:asciiTheme="minorHAnsi" w:hAnsiTheme="minorHAnsi"/>
                <w:lang w:val="es-ES_tradnl"/>
              </w:rPr>
              <w:t>El sistema permitirá</w:t>
            </w:r>
            <w:r>
              <w:rPr>
                <w:rFonts w:asciiTheme="minorHAnsi" w:hAnsiTheme="minorHAnsi"/>
                <w:lang w:val="es-ES_tradnl"/>
              </w:rPr>
              <w:t>,</w:t>
            </w:r>
            <w:r w:rsidRPr="00B83610">
              <w:rPr>
                <w:rFonts w:asciiTheme="minorHAnsi" w:hAnsiTheme="minorHAnsi"/>
                <w:lang w:val="es-ES_tradnl"/>
              </w:rPr>
              <w:t xml:space="preserve"> al usuario </w:t>
            </w:r>
            <w:r w:rsidR="004D76B8">
              <w:rPr>
                <w:rFonts w:asciiTheme="minorHAnsi" w:hAnsiTheme="minorHAnsi"/>
                <w:lang w:val="es-ES_tradnl"/>
              </w:rPr>
              <w:t xml:space="preserve">interno </w:t>
            </w:r>
            <w:r w:rsidRPr="00B83610">
              <w:rPr>
                <w:rFonts w:asciiTheme="minorHAnsi" w:hAnsiTheme="minorHAnsi"/>
                <w:lang w:val="es-ES_tradnl"/>
              </w:rPr>
              <w:t>que evalúa la designación del caso</w:t>
            </w:r>
            <w:r>
              <w:rPr>
                <w:rFonts w:asciiTheme="minorHAnsi" w:hAnsiTheme="minorHAnsi"/>
                <w:lang w:val="es-ES_tradnl"/>
              </w:rPr>
              <w:t>,</w:t>
            </w:r>
            <w:r w:rsidRPr="00B83610">
              <w:rPr>
                <w:rFonts w:asciiTheme="minorHAnsi" w:hAnsiTheme="minorHAnsi"/>
                <w:lang w:val="es-ES_tradnl"/>
              </w:rPr>
              <w:t xml:space="preserve"> agregar acciones de gestión predefinidas, </w:t>
            </w:r>
            <w:r>
              <w:rPr>
                <w:rFonts w:asciiTheme="minorHAnsi" w:hAnsiTheme="minorHAnsi"/>
                <w:lang w:val="es-ES_tradnl"/>
              </w:rPr>
              <w:t xml:space="preserve">como fuente de información para el </w:t>
            </w:r>
            <w:r w:rsidR="00BD7C2B" w:rsidRPr="00B83610">
              <w:rPr>
                <w:rFonts w:asciiTheme="minorHAnsi" w:hAnsiTheme="minorHAnsi"/>
                <w:lang w:val="es-ES_tradnl"/>
              </w:rPr>
              <w:t>profesional asignado</w:t>
            </w:r>
            <w:r w:rsidRPr="00B83610">
              <w:rPr>
                <w:rFonts w:asciiTheme="minorHAnsi" w:hAnsiTheme="minorHAnsi"/>
                <w:lang w:val="es-ES_tradnl"/>
              </w:rPr>
              <w:t xml:space="preserve"> </w:t>
            </w:r>
            <w:r>
              <w:rPr>
                <w:rFonts w:asciiTheme="minorHAnsi" w:hAnsiTheme="minorHAnsi"/>
                <w:lang w:val="es-ES_tradnl"/>
              </w:rPr>
              <w:t xml:space="preserve">con el objeto de </w:t>
            </w:r>
            <w:r w:rsidRPr="00B83610">
              <w:rPr>
                <w:rFonts w:asciiTheme="minorHAnsi" w:hAnsiTheme="minorHAnsi"/>
                <w:lang w:val="es-ES_tradnl"/>
              </w:rPr>
              <w:t>dirigir los pasos a seguir en la gestión del caso.</w:t>
            </w:r>
          </w:p>
          <w:p w14:paraId="6ACD9ED6" w14:textId="57A2C07C" w:rsidR="00560693" w:rsidRPr="007408DE" w:rsidRDefault="00560693" w:rsidP="00560693">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El usuario </w:t>
            </w:r>
            <w:r w:rsidR="004D76B8">
              <w:rPr>
                <w:rFonts w:asciiTheme="minorHAnsi" w:hAnsiTheme="minorHAnsi"/>
                <w:lang w:val="es-ES_tradnl"/>
              </w:rPr>
              <w:t xml:space="preserve">interno </w:t>
            </w:r>
            <w:r w:rsidRPr="007408DE">
              <w:rPr>
                <w:rFonts w:asciiTheme="minorHAnsi" w:hAnsiTheme="minorHAnsi" w:cstheme="minorHAnsi"/>
              </w:rPr>
              <w:t>registrará la siguiente información en el sistema:</w:t>
            </w:r>
          </w:p>
          <w:p w14:paraId="1EA0E23D" w14:textId="31FA6D20" w:rsidR="00560693"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Pr>
                <w:rFonts w:asciiTheme="minorHAnsi" w:hAnsiTheme="minorHAnsi" w:cstheme="minorHAnsi"/>
              </w:rPr>
              <w:t>Selección del tipo de gestión.</w:t>
            </w:r>
          </w:p>
          <w:p w14:paraId="30B491FC" w14:textId="77777777" w:rsidR="00560693" w:rsidRPr="007408DE"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Descripción de la gestión: Campo de texto libre.</w:t>
            </w:r>
          </w:p>
          <w:p w14:paraId="1A513F86" w14:textId="77777777" w:rsidR="00560693" w:rsidRPr="007408DE" w:rsidRDefault="00560693"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t>Objetivo o resultado esperado (seleccionado de una lista de resultados posibles), como una forma de tabular información y generar un registro estadístico posterior.</w:t>
            </w:r>
          </w:p>
          <w:p w14:paraId="39FEBC64" w14:textId="77777777" w:rsidR="00560693" w:rsidRPr="007408DE" w:rsidRDefault="00560693"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t>Descripción del objetivo o resultado esperado.</w:t>
            </w:r>
          </w:p>
          <w:p w14:paraId="33A96DA2" w14:textId="77777777" w:rsidR="00560693" w:rsidRPr="007408DE"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 xml:space="preserve">Profesional involucrado en la gestión: No necesariamente pertenece al equipo asociado a la causa, sin embargo,   los nombres del equipo son los que debieran aparecer seleccionables por defecto </w:t>
            </w:r>
          </w:p>
          <w:p w14:paraId="05DF9C53" w14:textId="71409A21" w:rsidR="00560693" w:rsidRPr="007408DE"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 xml:space="preserve">Institución con la cual </w:t>
            </w:r>
            <w:r>
              <w:rPr>
                <w:rFonts w:asciiTheme="minorHAnsi" w:hAnsiTheme="minorHAnsi" w:cstheme="minorHAnsi"/>
              </w:rPr>
              <w:t>realizar</w:t>
            </w:r>
            <w:r w:rsidRPr="007408DE">
              <w:rPr>
                <w:rFonts w:asciiTheme="minorHAnsi" w:hAnsiTheme="minorHAnsi" w:cstheme="minorHAnsi"/>
              </w:rPr>
              <w:t xml:space="preserve"> la gestión, especialmente para los casos de complejidad 2.</w:t>
            </w:r>
          </w:p>
          <w:p w14:paraId="16070E44" w14:textId="28A81393" w:rsidR="00560693" w:rsidRPr="007408DE" w:rsidRDefault="00560693" w:rsidP="0071749B">
            <w:pPr>
              <w:numPr>
                <w:ilvl w:val="0"/>
                <w:numId w:val="39"/>
              </w:numPr>
              <w:spacing w:after="120" w:line="240" w:lineRule="auto"/>
              <w:jc w:val="both"/>
              <w:rPr>
                <w:rFonts w:asciiTheme="minorHAnsi" w:hAnsiTheme="minorHAnsi" w:cstheme="minorHAnsi"/>
                <w:szCs w:val="20"/>
              </w:rPr>
            </w:pPr>
            <w:r>
              <w:rPr>
                <w:rFonts w:asciiTheme="minorHAnsi" w:hAnsiTheme="minorHAnsi" w:cstheme="minorHAnsi"/>
                <w:szCs w:val="20"/>
              </w:rPr>
              <w:t>P</w:t>
            </w:r>
            <w:r w:rsidRPr="007408DE">
              <w:rPr>
                <w:rFonts w:asciiTheme="minorHAnsi" w:hAnsiTheme="minorHAnsi" w:cstheme="minorHAnsi"/>
                <w:szCs w:val="20"/>
              </w:rPr>
              <w:t xml:space="preserve">lazo de </w:t>
            </w:r>
            <w:r>
              <w:rPr>
                <w:rFonts w:asciiTheme="minorHAnsi" w:hAnsiTheme="minorHAnsi" w:cstheme="minorHAnsi"/>
                <w:szCs w:val="20"/>
              </w:rPr>
              <w:t>finalización esperado</w:t>
            </w:r>
            <w:r w:rsidRPr="007408DE">
              <w:rPr>
                <w:rFonts w:asciiTheme="minorHAnsi" w:hAnsiTheme="minorHAnsi" w:cstheme="minorHAnsi"/>
                <w:szCs w:val="20"/>
              </w:rPr>
              <w:t>.</w:t>
            </w:r>
          </w:p>
          <w:p w14:paraId="4A61B0CA" w14:textId="77777777" w:rsidR="00560693" w:rsidRPr="007408DE"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Tipo de gestión: Jurídico, Psicosocial u otro.</w:t>
            </w:r>
          </w:p>
          <w:p w14:paraId="59FC0CB2" w14:textId="77777777" w:rsidR="00560693" w:rsidRDefault="00560693"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Costo asociado a la gestión.</w:t>
            </w:r>
          </w:p>
          <w:p w14:paraId="16B64DA6" w14:textId="11FF270E" w:rsidR="00560693" w:rsidRPr="00560693" w:rsidRDefault="00560693" w:rsidP="0071749B">
            <w:pPr>
              <w:pStyle w:val="Prrafodelista"/>
              <w:numPr>
                <w:ilvl w:val="0"/>
                <w:numId w:val="39"/>
              </w:numPr>
              <w:spacing w:before="120" w:after="120" w:line="240" w:lineRule="auto"/>
              <w:contextualSpacing w:val="0"/>
              <w:jc w:val="both"/>
              <w:rPr>
                <w:rFonts w:asciiTheme="minorHAnsi" w:hAnsiTheme="minorHAnsi"/>
                <w:lang w:val="es-ES_tradnl"/>
              </w:rPr>
            </w:pPr>
            <w:r>
              <w:rPr>
                <w:rFonts w:asciiTheme="minorHAnsi" w:hAnsiTheme="minorHAnsi" w:cstheme="minorHAnsi"/>
              </w:rPr>
              <w:t xml:space="preserve"> </w:t>
            </w:r>
            <w:r w:rsidRPr="00560693">
              <w:rPr>
                <w:rFonts w:asciiTheme="minorHAnsi" w:hAnsiTheme="minorHAnsi" w:cstheme="minorHAnsi"/>
              </w:rPr>
              <w:t>Archivos adjuntos.</w:t>
            </w:r>
          </w:p>
          <w:p w14:paraId="79377C04" w14:textId="4AA48337" w:rsidR="00263199" w:rsidRDefault="00263199" w:rsidP="00B83610">
            <w:pPr>
              <w:spacing w:before="120" w:after="120"/>
              <w:jc w:val="both"/>
              <w:rPr>
                <w:rFonts w:asciiTheme="minorHAnsi" w:hAnsiTheme="minorHAnsi"/>
                <w:lang w:val="es-ES_tradnl"/>
              </w:rPr>
            </w:pPr>
            <w:r>
              <w:rPr>
                <w:rFonts w:asciiTheme="minorHAnsi" w:hAnsiTheme="minorHAnsi"/>
                <w:lang w:val="es-ES_tradnl"/>
              </w:rPr>
              <w:t>Dentro de las acciones de gestión también serán agregadas las tareas que tengan como fin solicitar al peticionario o su representante información que permita completar los requisitos para dar inicio a un caso.</w:t>
            </w:r>
          </w:p>
          <w:p w14:paraId="05DD0BB9" w14:textId="4CE87FD9" w:rsidR="00B83610" w:rsidRDefault="00B83610" w:rsidP="00B83610">
            <w:pPr>
              <w:spacing w:before="120" w:after="120"/>
              <w:jc w:val="both"/>
              <w:rPr>
                <w:rFonts w:asciiTheme="minorHAnsi" w:hAnsiTheme="minorHAnsi"/>
                <w:lang w:val="es-ES_tradnl"/>
              </w:rPr>
            </w:pPr>
            <w:r>
              <w:rPr>
                <w:rFonts w:asciiTheme="minorHAnsi" w:hAnsiTheme="minorHAnsi"/>
                <w:lang w:val="es-ES_tradnl"/>
              </w:rPr>
              <w:lastRenderedPageBreak/>
              <w:t>El responsable del caso puede, posteriormente, registrar cada gestión realizada sea coincidente o no con las acciones de gestión definidas inicialmente</w:t>
            </w:r>
            <w:r w:rsidR="00377E19">
              <w:rPr>
                <w:rFonts w:asciiTheme="minorHAnsi" w:hAnsiTheme="minorHAnsi"/>
                <w:lang w:val="es-ES_tradnl"/>
              </w:rPr>
              <w:t>. L</w:t>
            </w:r>
            <w:r>
              <w:rPr>
                <w:rFonts w:asciiTheme="minorHAnsi" w:hAnsiTheme="minorHAnsi"/>
                <w:lang w:val="es-ES_tradnl"/>
              </w:rPr>
              <w:t xml:space="preserve">as acciones posteriores serán tratadas como seguimiento de casos y </w:t>
            </w:r>
            <w:r w:rsidR="00377E19">
              <w:rPr>
                <w:rFonts w:asciiTheme="minorHAnsi" w:hAnsiTheme="minorHAnsi"/>
                <w:lang w:val="es-ES_tradnl"/>
              </w:rPr>
              <w:t xml:space="preserve">se encuentran descritas en </w:t>
            </w:r>
            <w:r>
              <w:rPr>
                <w:rFonts w:asciiTheme="minorHAnsi" w:hAnsiTheme="minorHAnsi"/>
                <w:lang w:val="es-ES_tradnl"/>
              </w:rPr>
              <w:t>“</w:t>
            </w:r>
            <w:r w:rsidRPr="00B83610">
              <w:rPr>
                <w:rFonts w:asciiTheme="minorHAnsi" w:hAnsiTheme="minorHAnsi"/>
                <w:i/>
                <w:lang w:val="es-ES_tradnl"/>
              </w:rPr>
              <w:t>RF0</w:t>
            </w:r>
            <w:r w:rsidR="003A1F37">
              <w:rPr>
                <w:rFonts w:asciiTheme="minorHAnsi" w:hAnsiTheme="minorHAnsi"/>
                <w:i/>
                <w:lang w:val="es-ES_tradnl"/>
              </w:rPr>
              <w:t>15</w:t>
            </w:r>
            <w:r w:rsidRPr="00B83610">
              <w:rPr>
                <w:rFonts w:asciiTheme="minorHAnsi" w:hAnsiTheme="minorHAnsi"/>
                <w:i/>
                <w:lang w:val="es-ES_tradnl"/>
              </w:rPr>
              <w:t>: Seguimiento de Casos</w:t>
            </w:r>
            <w:r>
              <w:rPr>
                <w:rFonts w:asciiTheme="minorHAnsi" w:hAnsiTheme="minorHAnsi"/>
                <w:lang w:val="es-ES_tradnl"/>
              </w:rPr>
              <w:t>”.</w:t>
            </w:r>
          </w:p>
          <w:p w14:paraId="4D0C598C" w14:textId="58BED0A9" w:rsidR="00896B23" w:rsidRPr="00C46710" w:rsidRDefault="00B83610" w:rsidP="00B83610">
            <w:pPr>
              <w:spacing w:before="120" w:after="120"/>
              <w:jc w:val="both"/>
              <w:rPr>
                <w:rFonts w:asciiTheme="minorHAnsi" w:hAnsiTheme="minorHAnsi"/>
                <w:lang w:val="es-ES_tradnl"/>
              </w:rPr>
            </w:pPr>
            <w:r w:rsidRPr="00B83610">
              <w:rPr>
                <w:rFonts w:asciiTheme="minorHAnsi" w:hAnsiTheme="minorHAnsi"/>
                <w:lang w:val="es-ES_tradnl"/>
              </w:rPr>
              <w:t xml:space="preserve">Cabe destacar que </w:t>
            </w:r>
            <w:r w:rsidR="00BD7C2B" w:rsidRPr="00B83610">
              <w:rPr>
                <w:rFonts w:asciiTheme="minorHAnsi" w:hAnsiTheme="minorHAnsi"/>
                <w:lang w:val="es-ES_tradnl"/>
              </w:rPr>
              <w:t xml:space="preserve">las acciones de gestión </w:t>
            </w:r>
            <w:r w:rsidRPr="00B83610">
              <w:rPr>
                <w:rFonts w:asciiTheme="minorHAnsi" w:hAnsiTheme="minorHAnsi"/>
                <w:lang w:val="es-ES_tradnl"/>
              </w:rPr>
              <w:t xml:space="preserve">podrían ser un </w:t>
            </w:r>
            <w:r w:rsidR="00BD7C2B" w:rsidRPr="00B83610">
              <w:rPr>
                <w:rFonts w:asciiTheme="minorHAnsi" w:hAnsiTheme="minorHAnsi"/>
                <w:lang w:val="es-ES_tradnl"/>
              </w:rPr>
              <w:t>instrumento en sí mismo (relacionado al proceso de Gestión de Hallazgos)</w:t>
            </w:r>
            <w:r w:rsidRPr="00B83610">
              <w:rPr>
                <w:rFonts w:asciiTheme="minorHAnsi" w:hAnsiTheme="minorHAnsi"/>
                <w:lang w:val="es-ES_tradnl"/>
              </w:rPr>
              <w:t xml:space="preserve">, por lo que se espera exista </w:t>
            </w:r>
            <w:r w:rsidR="00BD7C2B" w:rsidRPr="00B83610">
              <w:rPr>
                <w:rFonts w:asciiTheme="minorHAnsi" w:hAnsiTheme="minorHAnsi"/>
                <w:lang w:val="es-ES_tradnl"/>
              </w:rPr>
              <w:t>un listado de gestiones de las cuales elegir para luego detallar</w:t>
            </w:r>
            <w:r>
              <w:rPr>
                <w:rFonts w:asciiTheme="minorHAnsi" w:hAnsiTheme="minorHAnsi"/>
                <w:lang w:val="es-ES_tradnl"/>
              </w:rPr>
              <w:t xml:space="preserve"> según el contexto del caso</w:t>
            </w:r>
            <w:r w:rsidR="00BD7C2B" w:rsidRPr="00B83610">
              <w:rPr>
                <w:rFonts w:asciiTheme="minorHAnsi" w:hAnsiTheme="minorHAnsi"/>
                <w:lang w:val="es-ES_tradnl"/>
              </w:rPr>
              <w:t>.</w:t>
            </w:r>
          </w:p>
        </w:tc>
      </w:tr>
      <w:tr w:rsidR="00896B23" w:rsidRPr="007D7497" w14:paraId="1A11D58A" w14:textId="77777777" w:rsidTr="006D6EE1">
        <w:trPr>
          <w:tblCellSpacing w:w="11" w:type="dxa"/>
        </w:trPr>
        <w:tc>
          <w:tcPr>
            <w:tcW w:w="2235" w:type="dxa"/>
            <w:shd w:val="clear" w:color="auto" w:fill="D9E2F3" w:themeFill="accent1" w:themeFillTint="33"/>
            <w:vAlign w:val="center"/>
          </w:tcPr>
          <w:p w14:paraId="0047BE95" w14:textId="77777777" w:rsidR="00896B23" w:rsidRPr="007D7497" w:rsidRDefault="00896B23" w:rsidP="006D6EE1">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756" w:type="dxa"/>
            <w:vAlign w:val="center"/>
          </w:tcPr>
          <w:p w14:paraId="5B670403" w14:textId="5805B3C7" w:rsidR="00896B23" w:rsidRPr="007D7497" w:rsidRDefault="00377E19" w:rsidP="006D6EE1">
            <w:pPr>
              <w:spacing w:before="120" w:after="120"/>
              <w:jc w:val="both"/>
              <w:rPr>
                <w:rFonts w:asciiTheme="minorHAnsi" w:hAnsiTheme="minorHAnsi" w:cstheme="minorHAnsi"/>
                <w:lang w:val="es-MX"/>
              </w:rPr>
            </w:pPr>
            <w:r>
              <w:t>Director de la UPDRJ o profesional designado.</w:t>
            </w:r>
          </w:p>
        </w:tc>
      </w:tr>
      <w:tr w:rsidR="00896B23" w:rsidRPr="007D7497" w14:paraId="23338305" w14:textId="77777777" w:rsidTr="006D6EE1">
        <w:trPr>
          <w:tblCellSpacing w:w="11" w:type="dxa"/>
        </w:trPr>
        <w:tc>
          <w:tcPr>
            <w:tcW w:w="2235" w:type="dxa"/>
            <w:shd w:val="clear" w:color="auto" w:fill="D9E2F3" w:themeFill="accent1" w:themeFillTint="33"/>
            <w:vAlign w:val="center"/>
          </w:tcPr>
          <w:p w14:paraId="3939C6F5" w14:textId="77777777" w:rsidR="00896B23" w:rsidRPr="007D7497" w:rsidRDefault="00896B23" w:rsidP="006D6EE1">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756" w:type="dxa"/>
            <w:vAlign w:val="center"/>
          </w:tcPr>
          <w:p w14:paraId="789264D7" w14:textId="77777777" w:rsidR="00896B23" w:rsidRPr="007D7497" w:rsidRDefault="00896B23" w:rsidP="006D6EE1">
            <w:pPr>
              <w:spacing w:before="120" w:after="120"/>
              <w:jc w:val="both"/>
              <w:rPr>
                <w:rFonts w:asciiTheme="minorHAnsi" w:hAnsiTheme="minorHAnsi" w:cstheme="minorHAnsi"/>
                <w:lang w:val="es-MX"/>
              </w:rPr>
            </w:pPr>
          </w:p>
        </w:tc>
      </w:tr>
    </w:tbl>
    <w:p w14:paraId="021FEA9F" w14:textId="33C4EAE0" w:rsidR="00ED4B50" w:rsidRDefault="003A1F37" w:rsidP="00ED4B50">
      <w:pPr>
        <w:pStyle w:val="Ttulo4"/>
      </w:pPr>
      <w:bookmarkStart w:id="20" w:name="_Toc14803653"/>
      <w:r>
        <w:t>RF011</w:t>
      </w:r>
      <w:r w:rsidR="00ED4B50" w:rsidRPr="00D438BB">
        <w:t xml:space="preserve">: </w:t>
      </w:r>
      <w:r w:rsidR="00ED4B50">
        <w:t>Respuesta del caso según complejidad 1</w:t>
      </w:r>
      <w:bookmarkEnd w:id="20"/>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243AD876" w14:textId="77777777" w:rsidTr="009526EC">
        <w:trPr>
          <w:tblCellSpacing w:w="11" w:type="dxa"/>
        </w:trPr>
        <w:tc>
          <w:tcPr>
            <w:tcW w:w="2235" w:type="dxa"/>
            <w:shd w:val="clear" w:color="auto" w:fill="D9E2F3" w:themeFill="accent1" w:themeFillTint="33"/>
            <w:vAlign w:val="center"/>
          </w:tcPr>
          <w:p w14:paraId="1D7882A5"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3338C637" w14:textId="5D69AD0B" w:rsidR="00ED4B50" w:rsidRDefault="00ED4B50" w:rsidP="009526EC">
            <w:pPr>
              <w:spacing w:beforeLines="60" w:before="144" w:afterLines="60" w:after="144" w:line="240" w:lineRule="auto"/>
              <w:jc w:val="both"/>
            </w:pPr>
            <w:r>
              <w:t>El sistema permitirá la respuesta para L</w:t>
            </w:r>
            <w:r w:rsidR="00F4362D">
              <w:t>os casos de complejidad 1</w:t>
            </w:r>
            <w:r>
              <w:t xml:space="preserve"> vinculados con la orientación que realiza la Defensoría</w:t>
            </w:r>
            <w:r w:rsidR="00F4362D">
              <w:t xml:space="preserve"> y que no afecta derechos humanos de NNA. Principalmente, en lo que respecta a proporcionar una guía </w:t>
            </w:r>
            <w:r>
              <w:t>respecto de  las instituciones a las que puede acudir la persona usuaria o bien, qué acciones  tomar cuando ésta no ha realizado gestiones previas.</w:t>
            </w:r>
          </w:p>
          <w:p w14:paraId="24190765" w14:textId="217FEA58" w:rsidR="00ED4B50" w:rsidRDefault="00ED4B50" w:rsidP="009526EC">
            <w:pPr>
              <w:spacing w:beforeLines="60" w:before="144" w:afterLines="60" w:after="144" w:line="240" w:lineRule="auto"/>
              <w:jc w:val="both"/>
            </w:pPr>
            <w:r>
              <w:t xml:space="preserve">Para estos casos, el sistema permitirá al usuario </w:t>
            </w:r>
            <w:r w:rsidR="004D76B8">
              <w:rPr>
                <w:rFonts w:asciiTheme="minorHAnsi" w:hAnsiTheme="minorHAnsi"/>
                <w:lang w:val="es-ES_tradnl"/>
              </w:rPr>
              <w:t xml:space="preserve">interno </w:t>
            </w:r>
            <w:r>
              <w:t xml:space="preserve">responsable el ingreso de la respuesta técnica en un cuadro de texto con recomendaciones o  los pasos a seguir, más la posibilidad de adjuntar documentos, como por ejemplo: Una carta firmada por la Defensora o un oficio de derivación a otra institución. Esta información será enviada a través de un correo institucional, como por ejemplo: </w:t>
            </w:r>
            <w:hyperlink r:id="rId13" w:history="1">
              <w:r w:rsidR="00F4362D" w:rsidRPr="004F2FC6">
                <w:rPr>
                  <w:rStyle w:val="Hipervnculo"/>
                </w:rPr>
                <w:t>proteccion@defensorianinez.cl</w:t>
              </w:r>
            </w:hyperlink>
            <w:r>
              <w:t>.</w:t>
            </w:r>
          </w:p>
          <w:p w14:paraId="6F3D783E" w14:textId="57A73E6D" w:rsidR="00ED4B50" w:rsidRPr="002554CB" w:rsidRDefault="00ED4B50" w:rsidP="003A1F37">
            <w:pPr>
              <w:spacing w:beforeLines="60" w:before="144" w:afterLines="60" w:after="144" w:line="240" w:lineRule="auto"/>
              <w:jc w:val="both"/>
            </w:pPr>
            <w:r>
              <w:t xml:space="preserve">En la eventualidad que se identifique este caso como un insumo para la gestión de hallazgos, el sistema permitirá al usuario  </w:t>
            </w:r>
            <w:r w:rsidR="004D76B8">
              <w:rPr>
                <w:rFonts w:asciiTheme="minorHAnsi" w:hAnsiTheme="minorHAnsi"/>
                <w:lang w:val="es-ES_tradnl"/>
              </w:rPr>
              <w:t xml:space="preserve">interno </w:t>
            </w:r>
            <w:r>
              <w:t>el ingreso de una ficha de antecedentes,  de acuerdo con la definición realizada en el “</w:t>
            </w:r>
            <w:r w:rsidRPr="001A7FA1">
              <w:rPr>
                <w:i/>
              </w:rPr>
              <w:t>RF0</w:t>
            </w:r>
            <w:r w:rsidR="003A1F37">
              <w:rPr>
                <w:i/>
              </w:rPr>
              <w:t>28</w:t>
            </w:r>
            <w:r w:rsidRPr="001A7FA1">
              <w:rPr>
                <w:i/>
              </w:rPr>
              <w:t>: Ingresar y evaluar ficha de antecedentes</w:t>
            </w:r>
            <w:r>
              <w:t>”.</w:t>
            </w:r>
          </w:p>
        </w:tc>
      </w:tr>
      <w:tr w:rsidR="00ED4B50" w:rsidRPr="007D7497" w14:paraId="3C78E13D" w14:textId="77777777" w:rsidTr="009526EC">
        <w:trPr>
          <w:tblCellSpacing w:w="11" w:type="dxa"/>
        </w:trPr>
        <w:tc>
          <w:tcPr>
            <w:tcW w:w="2235" w:type="dxa"/>
            <w:shd w:val="clear" w:color="auto" w:fill="D9E2F3" w:themeFill="accent1" w:themeFillTint="33"/>
            <w:vAlign w:val="center"/>
          </w:tcPr>
          <w:p w14:paraId="008EFD1D"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tcPr>
          <w:p w14:paraId="0890F7A3" w14:textId="77777777" w:rsidR="00ED4B50" w:rsidRPr="007D7497" w:rsidRDefault="00ED4B50" w:rsidP="009526EC">
            <w:pPr>
              <w:spacing w:before="40" w:after="40"/>
              <w:jc w:val="both"/>
              <w:rPr>
                <w:rFonts w:asciiTheme="minorHAnsi" w:hAnsiTheme="minorHAnsi" w:cstheme="minorHAnsi"/>
                <w:lang w:val="es-MX"/>
              </w:rPr>
            </w:pPr>
            <w:r>
              <w:rPr>
                <w:rFonts w:asciiTheme="minorHAnsi" w:hAnsiTheme="minorHAnsi" w:cstheme="minorHAnsi"/>
                <w:lang w:val="es-MX"/>
              </w:rPr>
              <w:t>Responsable del caso</w:t>
            </w:r>
          </w:p>
        </w:tc>
      </w:tr>
      <w:tr w:rsidR="00ED4B50" w:rsidRPr="007D7497" w14:paraId="62550B57" w14:textId="77777777" w:rsidTr="009526EC">
        <w:trPr>
          <w:tblCellSpacing w:w="11" w:type="dxa"/>
        </w:trPr>
        <w:tc>
          <w:tcPr>
            <w:tcW w:w="2235" w:type="dxa"/>
            <w:shd w:val="clear" w:color="auto" w:fill="D9E2F3" w:themeFill="accent1" w:themeFillTint="33"/>
            <w:vAlign w:val="center"/>
          </w:tcPr>
          <w:p w14:paraId="0465A8E8"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4B0D8FDE" w14:textId="77777777" w:rsidR="00ED4B50" w:rsidRPr="007D7497" w:rsidRDefault="00ED4B50" w:rsidP="009526EC">
            <w:pPr>
              <w:spacing w:before="40" w:after="40"/>
              <w:jc w:val="both"/>
              <w:rPr>
                <w:rFonts w:asciiTheme="minorHAnsi" w:hAnsiTheme="minorHAnsi" w:cstheme="minorHAnsi"/>
                <w:lang w:val="es-MX"/>
              </w:rPr>
            </w:pPr>
          </w:p>
        </w:tc>
      </w:tr>
    </w:tbl>
    <w:p w14:paraId="73A104AF" w14:textId="4971D4E2" w:rsidR="00ED4B50" w:rsidRDefault="003A1F37" w:rsidP="00ED4B50">
      <w:pPr>
        <w:pStyle w:val="Ttulo4"/>
      </w:pPr>
      <w:bookmarkStart w:id="21" w:name="_Toc14803654"/>
      <w:r>
        <w:t>RF012</w:t>
      </w:r>
      <w:r w:rsidR="00ED4B50" w:rsidRPr="00D438BB">
        <w:t xml:space="preserve">: </w:t>
      </w:r>
      <w:r w:rsidR="00ED4B50">
        <w:t>Carga de trabajo de profesionales</w:t>
      </w:r>
      <w:bookmarkEnd w:id="21"/>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1697DC2E" w14:textId="77777777" w:rsidTr="009526EC">
        <w:trPr>
          <w:tblCellSpacing w:w="11" w:type="dxa"/>
        </w:trPr>
        <w:tc>
          <w:tcPr>
            <w:tcW w:w="2235" w:type="dxa"/>
            <w:shd w:val="clear" w:color="auto" w:fill="D9E2F3" w:themeFill="accent1" w:themeFillTint="33"/>
            <w:vAlign w:val="center"/>
          </w:tcPr>
          <w:p w14:paraId="033DA5FD"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6F158A7D" w14:textId="4612CC84" w:rsidR="00ED4B50" w:rsidRDefault="00ED4B50" w:rsidP="009526EC">
            <w:pPr>
              <w:spacing w:beforeLines="60" w:before="144" w:afterLines="60" w:after="144" w:line="240" w:lineRule="auto"/>
              <w:jc w:val="both"/>
            </w:pPr>
            <w:r>
              <w:t xml:space="preserve">El usuario </w:t>
            </w:r>
            <w:r w:rsidR="004D76B8">
              <w:rPr>
                <w:rFonts w:asciiTheme="minorHAnsi" w:hAnsiTheme="minorHAnsi"/>
                <w:lang w:val="es-ES_tradnl"/>
              </w:rPr>
              <w:t xml:space="preserve">interno </w:t>
            </w:r>
            <w:r>
              <w:t>tendrá acceso a la visualización de la carga de trabajo de los profesionales que son parte de casos en proceso.</w:t>
            </w:r>
          </w:p>
          <w:p w14:paraId="286EC45E" w14:textId="5A3CB387" w:rsidR="00ED4B50" w:rsidRDefault="00ED4B50" w:rsidP="009526EC">
            <w:pPr>
              <w:spacing w:beforeLines="60" w:before="144" w:afterLines="60" w:after="144" w:line="240" w:lineRule="auto"/>
              <w:jc w:val="both"/>
            </w:pPr>
            <w:r>
              <w:t xml:space="preserve">La información tiene como objetivo permitir al usuario </w:t>
            </w:r>
            <w:r w:rsidR="004D76B8">
              <w:rPr>
                <w:rFonts w:asciiTheme="minorHAnsi" w:hAnsiTheme="minorHAnsi"/>
                <w:lang w:val="es-ES_tradnl"/>
              </w:rPr>
              <w:t xml:space="preserve">interno </w:t>
            </w:r>
            <w:r>
              <w:t xml:space="preserve">determinar los distintos niveles de participación  </w:t>
            </w:r>
            <w:ins w:id="22" w:author="Giannina Mondino" w:date="2019-07-17T02:56:00Z">
              <w:r w:rsidR="00DE3F70">
                <w:t>de profesionales</w:t>
              </w:r>
            </w:ins>
            <w:r>
              <w:t xml:space="preserve"> que cuentan con el perfil requerido para estas labores, en los casos identificados por Defensoría. La información principal para estos efectos será: </w:t>
            </w:r>
          </w:p>
          <w:p w14:paraId="3C70045E"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 xml:space="preserve">Cantidad </w:t>
            </w:r>
            <w:r>
              <w:rPr>
                <w:rFonts w:cs="Calibri"/>
                <w:szCs w:val="20"/>
              </w:rPr>
              <w:t xml:space="preserve"> total de casos activos</w:t>
            </w:r>
            <w:r w:rsidRPr="00E91B29">
              <w:rPr>
                <w:rFonts w:cs="Calibri"/>
                <w:szCs w:val="20"/>
              </w:rPr>
              <w:t>.</w:t>
            </w:r>
          </w:p>
          <w:p w14:paraId="30646929"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 xml:space="preserve">Tiempo promedio de participación en casos: Resultado </w:t>
            </w:r>
            <w:r>
              <w:rPr>
                <w:rFonts w:cs="Calibri"/>
                <w:szCs w:val="20"/>
              </w:rPr>
              <w:t xml:space="preserve"> de la duración total</w:t>
            </w:r>
            <w:r w:rsidRPr="00E91B29">
              <w:rPr>
                <w:rFonts w:cs="Calibri"/>
                <w:szCs w:val="20"/>
              </w:rPr>
              <w:t xml:space="preserve"> de todos los casos activos en los que participa, dividido por el total de casos activos.</w:t>
            </w:r>
          </w:p>
          <w:p w14:paraId="172309A9" w14:textId="77777777" w:rsidR="00ED4B50" w:rsidRPr="00E91B29" w:rsidRDefault="00ED4B50" w:rsidP="0071749B">
            <w:pPr>
              <w:pStyle w:val="Prrafodelista"/>
              <w:numPr>
                <w:ilvl w:val="0"/>
                <w:numId w:val="39"/>
              </w:numPr>
              <w:spacing w:after="60" w:line="240" w:lineRule="auto"/>
              <w:ind w:left="418"/>
              <w:contextualSpacing w:val="0"/>
              <w:jc w:val="both"/>
              <w:rPr>
                <w:rFonts w:cs="Calibri"/>
                <w:szCs w:val="20"/>
              </w:rPr>
            </w:pPr>
            <w:r w:rsidRPr="00E91B29">
              <w:rPr>
                <w:rFonts w:cs="Calibri"/>
                <w:szCs w:val="20"/>
              </w:rPr>
              <w:t xml:space="preserve">Cantidad de casos complejidad 1: </w:t>
            </w:r>
          </w:p>
          <w:p w14:paraId="363661FA"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responsable.</w:t>
            </w:r>
          </w:p>
          <w:p w14:paraId="5F597588"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parte del equipo de trabajo.</w:t>
            </w:r>
          </w:p>
          <w:p w14:paraId="05FEC7B7"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lastRenderedPageBreak/>
              <w:t xml:space="preserve">Tiempo promedio de participación en casos: Resultado </w:t>
            </w:r>
            <w:r>
              <w:rPr>
                <w:rFonts w:cs="Calibri"/>
                <w:szCs w:val="20"/>
              </w:rPr>
              <w:t xml:space="preserve"> de la</w:t>
            </w:r>
            <w:r w:rsidRPr="00E91B29">
              <w:rPr>
                <w:rFonts w:cs="Calibri"/>
                <w:szCs w:val="20"/>
              </w:rPr>
              <w:t xml:space="preserve"> duración</w:t>
            </w:r>
            <w:r>
              <w:rPr>
                <w:rFonts w:cs="Calibri"/>
                <w:szCs w:val="20"/>
              </w:rPr>
              <w:t xml:space="preserve"> total</w:t>
            </w:r>
            <w:r w:rsidRPr="00E91B29">
              <w:rPr>
                <w:rFonts w:cs="Calibri"/>
                <w:szCs w:val="20"/>
              </w:rPr>
              <w:t xml:space="preserve"> de todos los casos activos en los que participa, dividido por el total de casos activos.</w:t>
            </w:r>
          </w:p>
          <w:p w14:paraId="1A405AC6" w14:textId="77777777" w:rsidR="00ED4B50" w:rsidRDefault="00ED4B50" w:rsidP="0071749B">
            <w:pPr>
              <w:pStyle w:val="Prrafodelista"/>
              <w:numPr>
                <w:ilvl w:val="0"/>
                <w:numId w:val="39"/>
              </w:numPr>
              <w:spacing w:after="60" w:line="240" w:lineRule="auto"/>
              <w:ind w:left="418"/>
              <w:contextualSpacing w:val="0"/>
              <w:jc w:val="both"/>
            </w:pPr>
            <w:r>
              <w:t xml:space="preserve">Cantidad de casos complejidad 2: </w:t>
            </w:r>
          </w:p>
          <w:p w14:paraId="31E7269C"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responsable.</w:t>
            </w:r>
          </w:p>
          <w:p w14:paraId="0BC10FDB"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parte del equipo de trabajo.</w:t>
            </w:r>
          </w:p>
          <w:p w14:paraId="088A0E97"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 xml:space="preserve">Tiempo promedio de participación en casos: Resultado </w:t>
            </w:r>
            <w:r>
              <w:rPr>
                <w:rFonts w:cs="Calibri"/>
                <w:szCs w:val="20"/>
              </w:rPr>
              <w:t xml:space="preserve"> de la</w:t>
            </w:r>
            <w:r w:rsidRPr="00E91B29">
              <w:rPr>
                <w:rFonts w:cs="Calibri"/>
                <w:szCs w:val="20"/>
              </w:rPr>
              <w:t xml:space="preserve"> duración</w:t>
            </w:r>
            <w:r>
              <w:rPr>
                <w:rFonts w:cs="Calibri"/>
                <w:szCs w:val="20"/>
              </w:rPr>
              <w:t xml:space="preserve"> total</w:t>
            </w:r>
            <w:r w:rsidRPr="00E91B29">
              <w:rPr>
                <w:rFonts w:cs="Calibri"/>
                <w:szCs w:val="20"/>
              </w:rPr>
              <w:t xml:space="preserve"> de todos los casos activos en los que participa, dividido por el total de casos activos.</w:t>
            </w:r>
          </w:p>
          <w:p w14:paraId="335E7C04" w14:textId="77777777" w:rsidR="00ED4B50" w:rsidRDefault="00ED4B50" w:rsidP="0071749B">
            <w:pPr>
              <w:pStyle w:val="Prrafodelista"/>
              <w:numPr>
                <w:ilvl w:val="0"/>
                <w:numId w:val="39"/>
              </w:numPr>
              <w:spacing w:after="60" w:line="240" w:lineRule="auto"/>
              <w:ind w:left="418"/>
              <w:contextualSpacing w:val="0"/>
              <w:jc w:val="both"/>
            </w:pPr>
            <w:r>
              <w:t xml:space="preserve">Cantidad de casos complejidad 3: </w:t>
            </w:r>
          </w:p>
          <w:p w14:paraId="4AC87208"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responsable.</w:t>
            </w:r>
          </w:p>
          <w:p w14:paraId="06CB68D0" w14:textId="77777777" w:rsidR="00ED4B50" w:rsidRPr="00E91B29" w:rsidRDefault="00ED4B50" w:rsidP="0071749B">
            <w:pPr>
              <w:pStyle w:val="Prrafodelista"/>
              <w:numPr>
                <w:ilvl w:val="3"/>
                <w:numId w:val="39"/>
              </w:numPr>
              <w:spacing w:after="60" w:line="240" w:lineRule="auto"/>
              <w:ind w:left="702" w:hanging="357"/>
              <w:contextualSpacing w:val="0"/>
              <w:jc w:val="both"/>
              <w:rPr>
                <w:rFonts w:cs="Calibri"/>
                <w:szCs w:val="20"/>
              </w:rPr>
            </w:pPr>
            <w:r w:rsidRPr="00E91B29">
              <w:rPr>
                <w:rFonts w:cs="Calibri"/>
                <w:szCs w:val="20"/>
              </w:rPr>
              <w:t>Cantidad de casos asignados como parte del equipo de trabajo.</w:t>
            </w:r>
          </w:p>
          <w:p w14:paraId="4480A71D" w14:textId="77777777" w:rsidR="00ED4B50" w:rsidRPr="007A7CD5" w:rsidRDefault="00ED4B50" w:rsidP="0071749B">
            <w:pPr>
              <w:pStyle w:val="Prrafodelista"/>
              <w:numPr>
                <w:ilvl w:val="3"/>
                <w:numId w:val="39"/>
              </w:numPr>
              <w:spacing w:after="60" w:line="240" w:lineRule="auto"/>
              <w:ind w:left="702" w:hanging="357"/>
              <w:contextualSpacing w:val="0"/>
              <w:jc w:val="both"/>
            </w:pPr>
            <w:r w:rsidRPr="00E91B29">
              <w:rPr>
                <w:rFonts w:cs="Calibri"/>
                <w:szCs w:val="20"/>
              </w:rPr>
              <w:t xml:space="preserve">Tiempo promedio de participación en casos: Resultado </w:t>
            </w:r>
            <w:r>
              <w:rPr>
                <w:rFonts w:cs="Calibri"/>
                <w:szCs w:val="20"/>
              </w:rPr>
              <w:t xml:space="preserve"> de la</w:t>
            </w:r>
            <w:r w:rsidRPr="00E91B29">
              <w:rPr>
                <w:rFonts w:cs="Calibri"/>
                <w:szCs w:val="20"/>
              </w:rPr>
              <w:t xml:space="preserve"> duración</w:t>
            </w:r>
            <w:r>
              <w:rPr>
                <w:rFonts w:cs="Calibri"/>
                <w:szCs w:val="20"/>
              </w:rPr>
              <w:t xml:space="preserve"> total</w:t>
            </w:r>
            <w:r w:rsidRPr="00E91B29">
              <w:rPr>
                <w:rFonts w:cs="Calibri"/>
                <w:szCs w:val="20"/>
              </w:rPr>
              <w:t xml:space="preserve"> de todos los casos activos en los que participa, dividido por el total de casos activos. </w:t>
            </w:r>
          </w:p>
        </w:tc>
      </w:tr>
      <w:tr w:rsidR="00ED4B50" w:rsidRPr="007D7497" w14:paraId="2D728B3B" w14:textId="77777777" w:rsidTr="009526EC">
        <w:trPr>
          <w:tblCellSpacing w:w="11" w:type="dxa"/>
        </w:trPr>
        <w:tc>
          <w:tcPr>
            <w:tcW w:w="2235" w:type="dxa"/>
            <w:shd w:val="clear" w:color="auto" w:fill="D9E2F3" w:themeFill="accent1" w:themeFillTint="33"/>
            <w:vAlign w:val="center"/>
          </w:tcPr>
          <w:p w14:paraId="5AE67F9D"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57BA9EFF" w14:textId="77777777" w:rsidR="00ED4B50" w:rsidRPr="007D7497" w:rsidRDefault="00ED4B50" w:rsidP="009526EC">
            <w:pPr>
              <w:spacing w:before="40" w:after="40"/>
              <w:jc w:val="both"/>
              <w:rPr>
                <w:rFonts w:asciiTheme="minorHAnsi" w:hAnsiTheme="minorHAnsi" w:cstheme="minorHAnsi"/>
                <w:lang w:val="es-MX"/>
              </w:rPr>
            </w:pPr>
            <w:r>
              <w:rPr>
                <w:rFonts w:asciiTheme="minorHAnsi" w:hAnsiTheme="minorHAnsi" w:cstheme="minorHAnsi"/>
                <w:lang w:val="es-MX"/>
              </w:rPr>
              <w:t xml:space="preserve">Director UPDRJ </w:t>
            </w:r>
            <w:r>
              <w:t>o profesional designado.</w:t>
            </w:r>
          </w:p>
        </w:tc>
      </w:tr>
      <w:tr w:rsidR="00ED4B50" w:rsidRPr="007D7497" w14:paraId="1619A427" w14:textId="77777777" w:rsidTr="009526EC">
        <w:trPr>
          <w:tblCellSpacing w:w="11" w:type="dxa"/>
        </w:trPr>
        <w:tc>
          <w:tcPr>
            <w:tcW w:w="2235" w:type="dxa"/>
            <w:shd w:val="clear" w:color="auto" w:fill="D9E2F3" w:themeFill="accent1" w:themeFillTint="33"/>
            <w:vAlign w:val="center"/>
          </w:tcPr>
          <w:p w14:paraId="1E54342C"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1F623861" w14:textId="77777777" w:rsidR="00ED4B50" w:rsidRPr="007D7497" w:rsidRDefault="00ED4B50" w:rsidP="009526EC">
            <w:pPr>
              <w:spacing w:before="40" w:after="40"/>
              <w:jc w:val="both"/>
              <w:rPr>
                <w:rFonts w:asciiTheme="minorHAnsi" w:hAnsiTheme="minorHAnsi" w:cstheme="minorHAnsi"/>
                <w:lang w:val="es-MX"/>
              </w:rPr>
            </w:pPr>
          </w:p>
        </w:tc>
      </w:tr>
    </w:tbl>
    <w:p w14:paraId="70BB2782" w14:textId="48C40EE8" w:rsidR="00ED4B50" w:rsidRDefault="003A1F37" w:rsidP="00ED4B50">
      <w:pPr>
        <w:pStyle w:val="Ttulo4"/>
      </w:pPr>
      <w:bookmarkStart w:id="23" w:name="_Toc14803655"/>
      <w:r>
        <w:t>RF013</w:t>
      </w:r>
      <w:r w:rsidR="00ED4B50" w:rsidRPr="00D438BB">
        <w:t xml:space="preserve">: </w:t>
      </w:r>
      <w:r w:rsidR="00ED4B50">
        <w:t>Creación de la Ficha interna reservada</w:t>
      </w:r>
      <w:bookmarkEnd w:id="23"/>
      <w:r w:rsidR="00ED4B50">
        <w:t xml:space="preserve"> </w:t>
      </w:r>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69F68BF6" w14:textId="77777777" w:rsidTr="009526EC">
        <w:trPr>
          <w:tblCellSpacing w:w="11" w:type="dxa"/>
        </w:trPr>
        <w:tc>
          <w:tcPr>
            <w:tcW w:w="2235" w:type="dxa"/>
            <w:shd w:val="clear" w:color="auto" w:fill="D9E2F3" w:themeFill="accent1" w:themeFillTint="33"/>
            <w:vAlign w:val="center"/>
          </w:tcPr>
          <w:p w14:paraId="56E7A108"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0F19A506" w14:textId="77777777" w:rsidR="00ED4B50" w:rsidRPr="007408DE" w:rsidRDefault="00ED4B50" w:rsidP="007408DE">
            <w:pPr>
              <w:spacing w:before="120" w:after="120"/>
              <w:jc w:val="both"/>
              <w:rPr>
                <w:rFonts w:asciiTheme="minorHAnsi" w:hAnsiTheme="minorHAnsi"/>
                <w:lang w:val="es-ES_tradnl"/>
              </w:rPr>
            </w:pPr>
            <w:r w:rsidRPr="007408DE">
              <w:rPr>
                <w:rFonts w:asciiTheme="minorHAnsi" w:hAnsiTheme="minorHAnsi"/>
                <w:lang w:val="es-ES_tradnl"/>
              </w:rPr>
              <w:t xml:space="preserve">El sistema permitirá registrar información para los casos de complejidad 2 y 3 en una “Ficha Interna Reservada”. </w:t>
            </w:r>
          </w:p>
          <w:p w14:paraId="322438B4" w14:textId="00761B90" w:rsidR="00E01349" w:rsidRDefault="005E0FD9" w:rsidP="007408DE">
            <w:pPr>
              <w:spacing w:before="120" w:after="120"/>
              <w:jc w:val="both"/>
              <w:rPr>
                <w:rFonts w:asciiTheme="minorHAnsi" w:hAnsiTheme="minorHAnsi"/>
                <w:lang w:val="es-ES_tradnl"/>
              </w:rPr>
            </w:pPr>
            <w:r w:rsidRPr="007408DE">
              <w:rPr>
                <w:rFonts w:asciiTheme="minorHAnsi" w:hAnsiTheme="minorHAnsi"/>
                <w:lang w:val="es-ES_tradnl"/>
              </w:rPr>
              <w:t xml:space="preserve">La totalidad de los datos de la ficha son requisitos para los casos de complejidad 3, sin embargo, </w:t>
            </w:r>
            <w:r w:rsidR="00E01349" w:rsidRPr="007408DE">
              <w:rPr>
                <w:rFonts w:asciiTheme="minorHAnsi" w:hAnsiTheme="minorHAnsi"/>
                <w:lang w:val="es-ES_tradnl"/>
              </w:rPr>
              <w:t>para los casos de complejidad 2</w:t>
            </w:r>
            <w:r w:rsidRPr="007408DE">
              <w:rPr>
                <w:rFonts w:asciiTheme="minorHAnsi" w:hAnsiTheme="minorHAnsi"/>
                <w:lang w:val="es-ES_tradnl"/>
              </w:rPr>
              <w:t>,</w:t>
            </w:r>
            <w:r w:rsidR="00E01349" w:rsidRPr="007408DE">
              <w:rPr>
                <w:rFonts w:asciiTheme="minorHAnsi" w:hAnsiTheme="minorHAnsi"/>
                <w:lang w:val="es-ES_tradnl"/>
              </w:rPr>
              <w:t xml:space="preserve"> los datos que se requerirán serán un subconjunto de</w:t>
            </w:r>
            <w:r w:rsidRPr="007408DE">
              <w:rPr>
                <w:rFonts w:asciiTheme="minorHAnsi" w:hAnsiTheme="minorHAnsi"/>
                <w:lang w:val="es-ES_tradnl"/>
              </w:rPr>
              <w:t>l total de información de la ficha</w:t>
            </w:r>
            <w:r w:rsidR="00E01349" w:rsidRPr="007408DE">
              <w:rPr>
                <w:rFonts w:asciiTheme="minorHAnsi" w:hAnsiTheme="minorHAnsi"/>
                <w:lang w:val="es-ES_tradnl"/>
              </w:rPr>
              <w:t>. El detalle de los datos necesarios de registrar para cada caso, serán definidos en la revisión y ajustes del prototipo del sistema.</w:t>
            </w:r>
          </w:p>
          <w:p w14:paraId="5833470A"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Antecedentes generales:</w:t>
            </w:r>
          </w:p>
          <w:p w14:paraId="42392E23" w14:textId="77777777" w:rsidR="00ED4B50" w:rsidRPr="007408DE" w:rsidRDefault="00ED4B50" w:rsidP="0071749B">
            <w:pPr>
              <w:pStyle w:val="Prrafodelista"/>
              <w:numPr>
                <w:ilvl w:val="3"/>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Folio único, calculado de forma automática. Correlativo “NRO_REGION_AÑO_CORRELATIVO”,  el número correlativo se reiniciará cada año.</w:t>
            </w:r>
          </w:p>
          <w:p w14:paraId="597694D8" w14:textId="77777777" w:rsidR="0091124D" w:rsidRDefault="0091124D" w:rsidP="0071749B">
            <w:pPr>
              <w:pStyle w:val="Prrafodelista"/>
              <w:numPr>
                <w:ilvl w:val="3"/>
                <w:numId w:val="39"/>
              </w:numPr>
              <w:spacing w:after="60" w:line="240" w:lineRule="auto"/>
              <w:contextualSpacing w:val="0"/>
              <w:jc w:val="both"/>
              <w:rPr>
                <w:rFonts w:asciiTheme="minorHAnsi" w:hAnsiTheme="minorHAnsi" w:cstheme="minorHAnsi"/>
                <w:szCs w:val="20"/>
              </w:rPr>
            </w:pPr>
            <w:r>
              <w:rPr>
                <w:rFonts w:asciiTheme="minorHAnsi" w:hAnsiTheme="minorHAnsi" w:cstheme="minorHAnsi"/>
                <w:szCs w:val="20"/>
              </w:rPr>
              <w:t>Para los casos de complejidad 3, identificar si es una “Querella” o “Acciones legales”.</w:t>
            </w:r>
          </w:p>
          <w:p w14:paraId="26ABD6F3" w14:textId="57D31FC4" w:rsidR="00ED4B50" w:rsidRPr="007408DE" w:rsidRDefault="00ED4B50" w:rsidP="0071749B">
            <w:pPr>
              <w:pStyle w:val="Prrafodelista"/>
              <w:numPr>
                <w:ilvl w:val="3"/>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Antecedentes iniciales del caso: Fecha, hora, vía de ingreso y dirección.</w:t>
            </w:r>
          </w:p>
          <w:p w14:paraId="2961E0C6" w14:textId="77777777" w:rsidR="00ED4B50" w:rsidRPr="007408DE" w:rsidRDefault="00ED4B50" w:rsidP="0071749B">
            <w:pPr>
              <w:pStyle w:val="Prrafodelista"/>
              <w:numPr>
                <w:ilvl w:val="3"/>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Materia: Se despliegan las materias seleccionadas en la ficha de asignación de casos, con la posibilidad de actualizar esta información. Dicha información, si bien es ingresada en la asignación del caso al profesional, es posible actualizar la información durante la creación de la ficha.</w:t>
            </w:r>
          </w:p>
          <w:p w14:paraId="2AF8E41F" w14:textId="77777777" w:rsidR="00ED4B50" w:rsidRPr="007408DE" w:rsidRDefault="00ED4B50" w:rsidP="0071749B">
            <w:pPr>
              <w:pStyle w:val="Prrafodelista"/>
              <w:numPr>
                <w:ilvl w:val="3"/>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Derechos vulnerados: Se despliegan los derechos seleccionados en la ficha de asignación de casos, con la posibilidad de actualizar esta información.  Dicha información, si bien es ingresada en la asignación del caso al profesional, es posible actualizar la información durante la creación de la ficha.</w:t>
            </w:r>
          </w:p>
          <w:p w14:paraId="29544B16" w14:textId="77777777" w:rsidR="00ED4B50" w:rsidRPr="007408DE" w:rsidRDefault="00ED4B50" w:rsidP="0071749B">
            <w:pPr>
              <w:pStyle w:val="Prrafodelista"/>
              <w:numPr>
                <w:ilvl w:val="3"/>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Datos del NNA (puede ingresar más de 1 registro):</w:t>
            </w:r>
          </w:p>
          <w:p w14:paraId="21D14BF5"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Nombre NNA: Nombre e iniciales como se reconocerá.</w:t>
            </w:r>
          </w:p>
          <w:p w14:paraId="755BBBFC"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Género.</w:t>
            </w:r>
          </w:p>
          <w:p w14:paraId="5B47A569"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lastRenderedPageBreak/>
              <w:t>RUN o documento extranjero NNA.</w:t>
            </w:r>
          </w:p>
          <w:p w14:paraId="66A19884"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Fecha de nacimiento</w:t>
            </w:r>
          </w:p>
          <w:p w14:paraId="6064E4F4"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Edad en años cumplidos, calculado desde la fecha de nacimiento al día de hoy.</w:t>
            </w:r>
          </w:p>
          <w:p w14:paraId="19B05F27"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Edad de registro del NNA en la Defensoría, calculado desde la fecha de nacimiento al día de recepción de requerimiento.</w:t>
            </w:r>
          </w:p>
          <w:p w14:paraId="1E3F0DF9"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Grupo vulnerable: Seleccionado a partir de un set de opciones de grupos vulnerables.</w:t>
            </w:r>
          </w:p>
          <w:p w14:paraId="7407C2C6"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Nacionalidad.</w:t>
            </w:r>
          </w:p>
          <w:p w14:paraId="68C82468"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Derechos vulnerados: Seleccionar uno o más derechos de los identificados en los antecedentes generales del caso.</w:t>
            </w:r>
          </w:p>
          <w:p w14:paraId="61299AFF"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Última dirección del NNA: Dirección, comuna, región y fecha de la última dirección.</w:t>
            </w:r>
          </w:p>
          <w:p w14:paraId="142C1416"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Punto Calle y/o Barrio, sector en caso de situación de calle.</w:t>
            </w:r>
          </w:p>
          <w:p w14:paraId="7A0B5599"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Último año de escolaridad.</w:t>
            </w:r>
          </w:p>
          <w:p w14:paraId="1FDFC4F9"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Nombre de colegio.</w:t>
            </w:r>
          </w:p>
          <w:p w14:paraId="669437A2"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Nombre Adulto y/o Institución Responsable, email y número de contacto.</w:t>
            </w:r>
          </w:p>
          <w:p w14:paraId="5F271E03"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Relación significativa Adulto responsable/NNA (presente o ausente): Toda la información disponible, idealmente; nombre, RUT y dirección.</w:t>
            </w:r>
          </w:p>
          <w:p w14:paraId="7AB742F6"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Medida de protección vigente: Fecha, tribunal, medida.</w:t>
            </w:r>
          </w:p>
          <w:p w14:paraId="6390CA75" w14:textId="77777777" w:rsidR="00ED4B50" w:rsidRPr="007408DE" w:rsidRDefault="00ED4B50" w:rsidP="0071749B">
            <w:pPr>
              <w:pStyle w:val="Prrafodelista"/>
              <w:numPr>
                <w:ilvl w:val="4"/>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N° RIT/RUC/ROL: Número, tribunal, dirección.</w:t>
            </w:r>
          </w:p>
          <w:p w14:paraId="44B3C458" w14:textId="3B294D21"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 xml:space="preserve">Profesional que </w:t>
            </w:r>
            <w:r w:rsidR="00B4452B" w:rsidRPr="007408DE">
              <w:rPr>
                <w:rFonts w:asciiTheme="minorHAnsi" w:hAnsiTheme="minorHAnsi" w:cstheme="minorHAnsi"/>
                <w:szCs w:val="20"/>
              </w:rPr>
              <w:t>asigna el caso</w:t>
            </w:r>
            <w:r w:rsidRPr="007408DE">
              <w:rPr>
                <w:rFonts w:asciiTheme="minorHAnsi" w:hAnsiTheme="minorHAnsi" w:cstheme="minorHAnsi"/>
                <w:szCs w:val="20"/>
              </w:rPr>
              <w:t>: Obtener el Nombre, fecha y hora desde la ficha de asignación del caso.</w:t>
            </w:r>
          </w:p>
          <w:p w14:paraId="3F8035A4" w14:textId="78091653"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 xml:space="preserve">Profesional asignado </w:t>
            </w:r>
            <w:r w:rsidR="00B4452B" w:rsidRPr="007408DE">
              <w:rPr>
                <w:rFonts w:asciiTheme="minorHAnsi" w:hAnsiTheme="minorHAnsi" w:cstheme="minorHAnsi"/>
                <w:szCs w:val="20"/>
              </w:rPr>
              <w:t>como responsable de</w:t>
            </w:r>
            <w:r w:rsidRPr="007408DE">
              <w:rPr>
                <w:rFonts w:asciiTheme="minorHAnsi" w:hAnsiTheme="minorHAnsi" w:cstheme="minorHAnsi"/>
                <w:szCs w:val="20"/>
              </w:rPr>
              <w:t>l caso: Obtener el Nombre, fecha y hora desde la ficha de asignación del caso.</w:t>
            </w:r>
          </w:p>
          <w:p w14:paraId="3496ADF8"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Antecedentes Anexos o Complementarios.</w:t>
            </w:r>
          </w:p>
          <w:p w14:paraId="139CD152"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Contacto Inicial: Fecha, hora, profesional, descripción del contacto inicial.</w:t>
            </w:r>
          </w:p>
          <w:p w14:paraId="0217028C" w14:textId="429D7470"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 xml:space="preserve">Dificultades Identificadas en Instituciones Intervinientes: </w:t>
            </w:r>
            <w:r w:rsidR="00B4452B" w:rsidRPr="007408DE">
              <w:rPr>
                <w:rFonts w:asciiTheme="minorHAnsi" w:hAnsiTheme="minorHAnsi" w:cstheme="minorHAnsi"/>
                <w:szCs w:val="20"/>
              </w:rPr>
              <w:t xml:space="preserve">Nombre de las </w:t>
            </w:r>
            <w:r w:rsidRPr="007408DE">
              <w:rPr>
                <w:rFonts w:asciiTheme="minorHAnsi" w:hAnsiTheme="minorHAnsi" w:cstheme="minorHAnsi"/>
                <w:szCs w:val="20"/>
              </w:rPr>
              <w:t>Instituciones intervinientes, cuanto tiempo, informes asociados, etc.</w:t>
            </w:r>
          </w:p>
          <w:p w14:paraId="47C95A79"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Dificultades Identificadas en ámbito Familiar.</w:t>
            </w:r>
          </w:p>
          <w:p w14:paraId="12A0B4D8" w14:textId="7A5D4D63"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Recomendación Psicosocial.</w:t>
            </w:r>
          </w:p>
          <w:p w14:paraId="3A4687A1"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Recomendación Jurídica.</w:t>
            </w:r>
          </w:p>
          <w:p w14:paraId="3ECDF811" w14:textId="77777777"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szCs w:val="20"/>
              </w:rPr>
            </w:pPr>
            <w:r w:rsidRPr="007408DE">
              <w:rPr>
                <w:rFonts w:asciiTheme="minorHAnsi" w:hAnsiTheme="minorHAnsi" w:cstheme="minorHAnsi"/>
                <w:szCs w:val="20"/>
              </w:rPr>
              <w:t>Documentos adjuntos.</w:t>
            </w:r>
          </w:p>
          <w:p w14:paraId="7EB27013" w14:textId="7277433F"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rPr>
            </w:pPr>
            <w:r w:rsidRPr="007408DE">
              <w:rPr>
                <w:rFonts w:asciiTheme="minorHAnsi" w:hAnsiTheme="minorHAnsi" w:cstheme="minorHAnsi"/>
                <w:szCs w:val="20"/>
              </w:rPr>
              <w:t>Descripción de hechos</w:t>
            </w:r>
            <w:r w:rsidR="00B4452B" w:rsidRPr="007408DE">
              <w:rPr>
                <w:rFonts w:asciiTheme="minorHAnsi" w:hAnsiTheme="minorHAnsi" w:cstheme="minorHAnsi"/>
                <w:szCs w:val="20"/>
              </w:rPr>
              <w:t>: Listado</w:t>
            </w:r>
            <w:r w:rsidRPr="007408DE">
              <w:rPr>
                <w:rFonts w:asciiTheme="minorHAnsi" w:hAnsiTheme="minorHAnsi" w:cstheme="minorHAnsi"/>
                <w:szCs w:val="20"/>
              </w:rPr>
              <w:t xml:space="preserve"> completo de sucesos,  ordenados de forma cronológica y con la fecha de ocurrencia asociada.</w:t>
            </w:r>
          </w:p>
          <w:p w14:paraId="1E82892F" w14:textId="308AE6EE" w:rsidR="00ED4B50" w:rsidRPr="007408DE" w:rsidRDefault="00ED4B50" w:rsidP="0071749B">
            <w:pPr>
              <w:pStyle w:val="Prrafodelista"/>
              <w:numPr>
                <w:ilvl w:val="0"/>
                <w:numId w:val="39"/>
              </w:numPr>
              <w:spacing w:after="60" w:line="240" w:lineRule="auto"/>
              <w:contextualSpacing w:val="0"/>
              <w:jc w:val="both"/>
              <w:rPr>
                <w:rFonts w:asciiTheme="minorHAnsi" w:hAnsiTheme="minorHAnsi" w:cstheme="minorHAnsi"/>
              </w:rPr>
            </w:pPr>
            <w:r w:rsidRPr="007408DE">
              <w:rPr>
                <w:rFonts w:asciiTheme="minorHAnsi" w:hAnsiTheme="minorHAnsi" w:cstheme="minorHAnsi"/>
                <w:szCs w:val="20"/>
              </w:rPr>
              <w:t xml:space="preserve">Detalle por actores e Institución involucrados: Listado de instituciones o  personas involucradas, tanto jurídicas como </w:t>
            </w:r>
            <w:r w:rsidR="00B4452B" w:rsidRPr="007408DE">
              <w:rPr>
                <w:rFonts w:asciiTheme="minorHAnsi" w:hAnsiTheme="minorHAnsi" w:cstheme="minorHAnsi"/>
                <w:szCs w:val="20"/>
              </w:rPr>
              <w:t>naturales,</w:t>
            </w:r>
            <w:r w:rsidRPr="007408DE">
              <w:rPr>
                <w:rFonts w:asciiTheme="minorHAnsi" w:hAnsiTheme="minorHAnsi" w:cstheme="minorHAnsi"/>
                <w:szCs w:val="20"/>
              </w:rPr>
              <w:t xml:space="preserve">  detallando los sucesos relacionados con  dichos actores.</w:t>
            </w:r>
            <w:r w:rsidRPr="007408DE">
              <w:rPr>
                <w:rFonts w:asciiTheme="minorHAnsi" w:hAnsiTheme="minorHAnsi" w:cstheme="minorHAnsi"/>
              </w:rPr>
              <w:t xml:space="preserve">                                     </w:t>
            </w:r>
          </w:p>
          <w:p w14:paraId="10D5825B" w14:textId="77777777" w:rsidR="00ED4B50" w:rsidRPr="001D66BD" w:rsidRDefault="00ED4B50" w:rsidP="009526EC">
            <w:pPr>
              <w:spacing w:beforeLines="60" w:before="144" w:afterLines="60" w:after="144" w:line="240" w:lineRule="auto"/>
              <w:jc w:val="both"/>
              <w:rPr>
                <w:rFonts w:cs="Calibri"/>
                <w:szCs w:val="20"/>
              </w:rPr>
            </w:pPr>
            <w:r w:rsidRPr="007408DE">
              <w:rPr>
                <w:rFonts w:asciiTheme="minorHAnsi" w:hAnsiTheme="minorHAnsi" w:cstheme="minorHAnsi"/>
                <w:szCs w:val="20"/>
              </w:rPr>
              <w:t>Respecto a las acciones posteriores ejecutadas por la Defensoría de los Derechos de la Niñez y la propuesta por parte de la Defensora, estos puntos serán tratados en otros requerimientos, ya que son parte del flujo de atención y la bitácora de seguimiento.</w:t>
            </w:r>
          </w:p>
        </w:tc>
      </w:tr>
      <w:tr w:rsidR="00ED4B50" w:rsidRPr="007D7497" w14:paraId="4CA4F9E8" w14:textId="77777777" w:rsidTr="009526EC">
        <w:trPr>
          <w:tblCellSpacing w:w="11" w:type="dxa"/>
        </w:trPr>
        <w:tc>
          <w:tcPr>
            <w:tcW w:w="2235" w:type="dxa"/>
            <w:shd w:val="clear" w:color="auto" w:fill="D9E2F3" w:themeFill="accent1" w:themeFillTint="33"/>
            <w:vAlign w:val="center"/>
          </w:tcPr>
          <w:p w14:paraId="32645155" w14:textId="3538F8DD"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4D90F21C" w14:textId="77777777" w:rsidR="00ED4B50" w:rsidRPr="007D7497" w:rsidRDefault="00ED4B50" w:rsidP="009526EC">
            <w:pPr>
              <w:spacing w:before="40" w:after="40"/>
              <w:jc w:val="both"/>
              <w:rPr>
                <w:rFonts w:asciiTheme="minorHAnsi" w:hAnsiTheme="minorHAnsi" w:cstheme="minorHAnsi"/>
                <w:lang w:val="es-MX"/>
              </w:rPr>
            </w:pPr>
            <w:r>
              <w:rPr>
                <w:rFonts w:asciiTheme="minorHAnsi" w:hAnsiTheme="minorHAnsi" w:cstheme="minorHAnsi"/>
                <w:lang w:val="es-MX"/>
              </w:rPr>
              <w:t>Responsable del caso</w:t>
            </w:r>
          </w:p>
        </w:tc>
      </w:tr>
      <w:tr w:rsidR="00ED4B50" w:rsidRPr="007D7497" w14:paraId="4991AC47" w14:textId="77777777" w:rsidTr="009526EC">
        <w:trPr>
          <w:tblCellSpacing w:w="11" w:type="dxa"/>
        </w:trPr>
        <w:tc>
          <w:tcPr>
            <w:tcW w:w="2235" w:type="dxa"/>
            <w:shd w:val="clear" w:color="auto" w:fill="D9E2F3" w:themeFill="accent1" w:themeFillTint="33"/>
            <w:vAlign w:val="center"/>
          </w:tcPr>
          <w:p w14:paraId="70141C09"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Proceso asociado</w:t>
            </w:r>
          </w:p>
        </w:tc>
        <w:tc>
          <w:tcPr>
            <w:tcW w:w="8933" w:type="dxa"/>
          </w:tcPr>
          <w:p w14:paraId="4E846E8B" w14:textId="77777777" w:rsidR="00ED4B50" w:rsidRPr="007D7497" w:rsidRDefault="00ED4B50" w:rsidP="009526EC">
            <w:pPr>
              <w:spacing w:before="40" w:after="40"/>
              <w:jc w:val="both"/>
              <w:rPr>
                <w:rFonts w:asciiTheme="minorHAnsi" w:hAnsiTheme="minorHAnsi" w:cstheme="minorHAnsi"/>
                <w:lang w:val="es-MX"/>
              </w:rPr>
            </w:pPr>
          </w:p>
        </w:tc>
      </w:tr>
    </w:tbl>
    <w:p w14:paraId="57615564" w14:textId="5E33C526" w:rsidR="008648EB" w:rsidRDefault="003A1F37" w:rsidP="008648EB">
      <w:pPr>
        <w:pStyle w:val="Ttulo4"/>
      </w:pPr>
      <w:bookmarkStart w:id="24" w:name="_Toc14803656"/>
      <w:r>
        <w:t>RF014</w:t>
      </w:r>
      <w:r w:rsidR="008648EB" w:rsidRPr="00D438BB">
        <w:t xml:space="preserve">: </w:t>
      </w:r>
      <w:r w:rsidR="008648EB">
        <w:t>Actualización de la ficha interna reservada</w:t>
      </w:r>
      <w:bookmarkEnd w:id="24"/>
    </w:p>
    <w:tbl>
      <w:tblPr>
        <w:tblStyle w:val="Tablaconcuadrcula"/>
        <w:tblW w:w="11057"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789"/>
      </w:tblGrid>
      <w:tr w:rsidR="008648EB" w:rsidRPr="007D7497" w14:paraId="67BFC186" w14:textId="77777777" w:rsidTr="00EE6B96">
        <w:trPr>
          <w:tblCellSpacing w:w="11" w:type="dxa"/>
        </w:trPr>
        <w:tc>
          <w:tcPr>
            <w:tcW w:w="2235" w:type="dxa"/>
            <w:shd w:val="clear" w:color="auto" w:fill="D9E2F3" w:themeFill="accent1" w:themeFillTint="33"/>
            <w:vAlign w:val="center"/>
          </w:tcPr>
          <w:p w14:paraId="4C15BAD7" w14:textId="77777777" w:rsidR="008648EB" w:rsidRPr="001C39D7" w:rsidRDefault="008648EB" w:rsidP="00EE6B96">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756" w:type="dxa"/>
            <w:vAlign w:val="center"/>
          </w:tcPr>
          <w:p w14:paraId="311C14F3" w14:textId="156AC53E" w:rsidR="008648EB" w:rsidRDefault="008648EB" w:rsidP="00EE6B96">
            <w:pPr>
              <w:spacing w:before="120" w:after="120"/>
              <w:jc w:val="both"/>
              <w:rPr>
                <w:rFonts w:asciiTheme="minorHAnsi" w:hAnsiTheme="minorHAnsi"/>
                <w:lang w:val="es-ES_tradnl"/>
              </w:rPr>
            </w:pPr>
            <w:r>
              <w:rPr>
                <w:rFonts w:asciiTheme="minorHAnsi" w:hAnsiTheme="minorHAnsi"/>
                <w:lang w:val="es-ES_tradnl"/>
              </w:rPr>
              <w:t xml:space="preserve">El sistema permitirá a los usuarios </w:t>
            </w:r>
            <w:r w:rsidR="004D76B8">
              <w:rPr>
                <w:rFonts w:asciiTheme="minorHAnsi" w:hAnsiTheme="minorHAnsi"/>
                <w:lang w:val="es-ES_tradnl"/>
              </w:rPr>
              <w:t xml:space="preserve">internos </w:t>
            </w:r>
            <w:r>
              <w:rPr>
                <w:rFonts w:asciiTheme="minorHAnsi" w:hAnsiTheme="minorHAnsi"/>
                <w:lang w:val="es-ES_tradnl"/>
              </w:rPr>
              <w:t xml:space="preserve">con el perfil adecuado, la actualización de los datos registrados como iniciales en la ficha interna reservada. </w:t>
            </w:r>
          </w:p>
          <w:p w14:paraId="701FA687" w14:textId="3C1D9CC9" w:rsidR="008648EB" w:rsidRDefault="008648EB" w:rsidP="00EE6B96">
            <w:pPr>
              <w:spacing w:before="120" w:after="120"/>
              <w:jc w:val="both"/>
              <w:rPr>
                <w:rFonts w:asciiTheme="minorHAnsi" w:hAnsiTheme="minorHAnsi"/>
                <w:lang w:val="es-ES_tradnl"/>
              </w:rPr>
            </w:pPr>
            <w:r>
              <w:rPr>
                <w:rFonts w:asciiTheme="minorHAnsi" w:hAnsiTheme="minorHAnsi"/>
                <w:lang w:val="es-ES_tradnl"/>
              </w:rPr>
              <w:t xml:space="preserve">Sin embargo, será requisito que la versión inicial de la ficha siempre esté disponible para visualización, luego, a medida que </w:t>
            </w:r>
            <w:r w:rsidR="00710F77">
              <w:rPr>
                <w:rFonts w:asciiTheme="minorHAnsi" w:hAnsiTheme="minorHAnsi"/>
                <w:lang w:val="es-ES_tradnl"/>
              </w:rPr>
              <w:t>avance el caso y los datos se agreguen o modifiquen</w:t>
            </w:r>
            <w:r>
              <w:rPr>
                <w:rFonts w:asciiTheme="minorHAnsi" w:hAnsiTheme="minorHAnsi"/>
                <w:lang w:val="es-ES_tradnl"/>
              </w:rPr>
              <w:t xml:space="preserve">, el sistema tendrá una nueva versión </w:t>
            </w:r>
            <w:r w:rsidR="00710F77">
              <w:rPr>
                <w:rFonts w:asciiTheme="minorHAnsi" w:hAnsiTheme="minorHAnsi"/>
                <w:lang w:val="es-ES_tradnl"/>
              </w:rPr>
              <w:t xml:space="preserve">la </w:t>
            </w:r>
            <w:r>
              <w:rPr>
                <w:rFonts w:asciiTheme="minorHAnsi" w:hAnsiTheme="minorHAnsi"/>
                <w:lang w:val="es-ES_tradnl"/>
              </w:rPr>
              <w:t>que se actualizará constantemente según las necesidades de los usuarios</w:t>
            </w:r>
            <w:r w:rsidR="004D76B8">
              <w:rPr>
                <w:rFonts w:asciiTheme="minorHAnsi" w:hAnsiTheme="minorHAnsi"/>
                <w:lang w:val="es-ES_tradnl"/>
              </w:rPr>
              <w:t xml:space="preserve"> internos</w:t>
            </w:r>
            <w:r>
              <w:rPr>
                <w:rFonts w:asciiTheme="minorHAnsi" w:hAnsiTheme="minorHAnsi"/>
                <w:lang w:val="es-ES_tradnl"/>
              </w:rPr>
              <w:t>.</w:t>
            </w:r>
          </w:p>
          <w:p w14:paraId="2D72CA10" w14:textId="099F4D70" w:rsidR="00710F77" w:rsidRDefault="00710F77" w:rsidP="00EE6B96">
            <w:pPr>
              <w:spacing w:before="120" w:after="120"/>
              <w:jc w:val="both"/>
              <w:rPr>
                <w:rFonts w:asciiTheme="minorHAnsi" w:hAnsiTheme="minorHAnsi"/>
                <w:lang w:val="es-ES_tradnl"/>
              </w:rPr>
            </w:pPr>
            <w:r>
              <w:rPr>
                <w:rFonts w:asciiTheme="minorHAnsi" w:hAnsiTheme="minorHAnsi"/>
                <w:lang w:val="es-ES_tradnl"/>
              </w:rPr>
              <w:t>En conclusión, para todos los casos, el sistema tendrá solo 2 versiones de la ficha interna reservada:</w:t>
            </w:r>
          </w:p>
          <w:p w14:paraId="58642550" w14:textId="743445DF" w:rsidR="00710F77" w:rsidRDefault="00710F77" w:rsidP="0071749B">
            <w:pPr>
              <w:pStyle w:val="Prrafodelista"/>
              <w:numPr>
                <w:ilvl w:val="0"/>
                <w:numId w:val="39"/>
              </w:numPr>
              <w:spacing w:before="120" w:after="120"/>
              <w:jc w:val="both"/>
              <w:rPr>
                <w:rFonts w:asciiTheme="minorHAnsi" w:hAnsiTheme="minorHAnsi"/>
                <w:lang w:val="es-ES_tradnl"/>
              </w:rPr>
            </w:pPr>
            <w:r>
              <w:rPr>
                <w:rFonts w:asciiTheme="minorHAnsi" w:hAnsiTheme="minorHAnsi"/>
                <w:lang w:val="es-ES_tradnl"/>
              </w:rPr>
              <w:t>V</w:t>
            </w:r>
            <w:r w:rsidRPr="00710F77">
              <w:rPr>
                <w:rFonts w:asciiTheme="minorHAnsi" w:hAnsiTheme="minorHAnsi"/>
                <w:lang w:val="es-ES_tradnl"/>
              </w:rPr>
              <w:t>ersión inicial</w:t>
            </w:r>
            <w:r>
              <w:rPr>
                <w:rFonts w:asciiTheme="minorHAnsi" w:hAnsiTheme="minorHAnsi"/>
                <w:lang w:val="es-ES_tradnl"/>
              </w:rPr>
              <w:t>, donde se encuentra toda la información registrada al inicio del proceso.</w:t>
            </w:r>
          </w:p>
          <w:p w14:paraId="36AB6147" w14:textId="594583EA" w:rsidR="008648EB" w:rsidRPr="00710F77" w:rsidRDefault="00710F77" w:rsidP="0071749B">
            <w:pPr>
              <w:pStyle w:val="Prrafodelista"/>
              <w:numPr>
                <w:ilvl w:val="0"/>
                <w:numId w:val="39"/>
              </w:numPr>
              <w:spacing w:before="120" w:after="120"/>
              <w:jc w:val="both"/>
              <w:rPr>
                <w:rFonts w:asciiTheme="minorHAnsi" w:hAnsiTheme="minorHAnsi"/>
                <w:lang w:val="es-ES_tradnl"/>
              </w:rPr>
            </w:pPr>
            <w:r>
              <w:rPr>
                <w:rFonts w:asciiTheme="minorHAnsi" w:hAnsiTheme="minorHAnsi"/>
                <w:lang w:val="es-ES_tradnl"/>
              </w:rPr>
              <w:t>V</w:t>
            </w:r>
            <w:r w:rsidRPr="00710F77">
              <w:rPr>
                <w:rFonts w:asciiTheme="minorHAnsi" w:hAnsiTheme="minorHAnsi"/>
                <w:lang w:val="es-ES_tradnl"/>
              </w:rPr>
              <w:t xml:space="preserve">ersión </w:t>
            </w:r>
            <w:r>
              <w:rPr>
                <w:rFonts w:asciiTheme="minorHAnsi" w:hAnsiTheme="minorHAnsi"/>
                <w:lang w:val="es-ES_tradnl"/>
              </w:rPr>
              <w:t>actualizada, que cuenta</w:t>
            </w:r>
            <w:r w:rsidRPr="00710F77">
              <w:rPr>
                <w:rFonts w:asciiTheme="minorHAnsi" w:hAnsiTheme="minorHAnsi"/>
                <w:lang w:val="es-ES_tradnl"/>
              </w:rPr>
              <w:t xml:space="preserve"> con la última información</w:t>
            </w:r>
            <w:r>
              <w:rPr>
                <w:rFonts w:asciiTheme="minorHAnsi" w:hAnsiTheme="minorHAnsi"/>
                <w:lang w:val="es-ES_tradnl"/>
              </w:rPr>
              <w:t xml:space="preserve"> del caso</w:t>
            </w:r>
            <w:r w:rsidRPr="00710F77">
              <w:rPr>
                <w:rFonts w:asciiTheme="minorHAnsi" w:hAnsiTheme="minorHAnsi"/>
                <w:lang w:val="es-ES_tradnl"/>
              </w:rPr>
              <w:t>.</w:t>
            </w:r>
          </w:p>
        </w:tc>
      </w:tr>
      <w:tr w:rsidR="008648EB" w:rsidRPr="007D7497" w14:paraId="41AD436B" w14:textId="77777777" w:rsidTr="00EE6B96">
        <w:trPr>
          <w:tblCellSpacing w:w="11" w:type="dxa"/>
        </w:trPr>
        <w:tc>
          <w:tcPr>
            <w:tcW w:w="2235" w:type="dxa"/>
            <w:shd w:val="clear" w:color="auto" w:fill="D9E2F3" w:themeFill="accent1" w:themeFillTint="33"/>
            <w:vAlign w:val="center"/>
          </w:tcPr>
          <w:p w14:paraId="42701EA0" w14:textId="27BE9DD5" w:rsidR="008648EB" w:rsidRPr="007D7497" w:rsidRDefault="008648EB" w:rsidP="00EE6B96">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756" w:type="dxa"/>
            <w:vAlign w:val="center"/>
          </w:tcPr>
          <w:p w14:paraId="6253BE02" w14:textId="77777777" w:rsidR="008648EB" w:rsidRPr="007D7497" w:rsidRDefault="008648EB" w:rsidP="00EE6B96">
            <w:pPr>
              <w:spacing w:before="120" w:after="120"/>
              <w:jc w:val="both"/>
              <w:rPr>
                <w:rFonts w:asciiTheme="minorHAnsi" w:hAnsiTheme="minorHAnsi" w:cstheme="minorHAnsi"/>
                <w:lang w:val="es-MX"/>
              </w:rPr>
            </w:pPr>
            <w:r>
              <w:rPr>
                <w:rFonts w:asciiTheme="minorHAnsi" w:hAnsiTheme="minorHAnsi" w:cstheme="minorHAnsi"/>
                <w:lang w:val="es-MX"/>
              </w:rPr>
              <w:t>Responsable del caso, equipo asociado al caso.</w:t>
            </w:r>
          </w:p>
        </w:tc>
      </w:tr>
      <w:tr w:rsidR="008648EB" w:rsidRPr="007D7497" w14:paraId="5ECEF046" w14:textId="77777777" w:rsidTr="00EE6B96">
        <w:trPr>
          <w:tblCellSpacing w:w="11" w:type="dxa"/>
        </w:trPr>
        <w:tc>
          <w:tcPr>
            <w:tcW w:w="2235" w:type="dxa"/>
            <w:shd w:val="clear" w:color="auto" w:fill="D9E2F3" w:themeFill="accent1" w:themeFillTint="33"/>
            <w:vAlign w:val="center"/>
          </w:tcPr>
          <w:p w14:paraId="2F0040E8" w14:textId="77777777" w:rsidR="008648EB" w:rsidRPr="007D7497" w:rsidRDefault="008648EB" w:rsidP="00EE6B96">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756" w:type="dxa"/>
            <w:vAlign w:val="center"/>
          </w:tcPr>
          <w:p w14:paraId="37C6C060" w14:textId="77777777" w:rsidR="008648EB" w:rsidRPr="007D7497" w:rsidRDefault="008648EB" w:rsidP="00EE6B96">
            <w:pPr>
              <w:spacing w:before="120" w:after="120"/>
              <w:jc w:val="both"/>
              <w:rPr>
                <w:rFonts w:asciiTheme="minorHAnsi" w:hAnsiTheme="minorHAnsi" w:cstheme="minorHAnsi"/>
                <w:lang w:val="es-MX"/>
              </w:rPr>
            </w:pPr>
          </w:p>
        </w:tc>
      </w:tr>
    </w:tbl>
    <w:p w14:paraId="748AFB34" w14:textId="5E55382F" w:rsidR="00ED4B50" w:rsidRDefault="003A1F37" w:rsidP="00ED4B50">
      <w:pPr>
        <w:pStyle w:val="Ttulo4"/>
      </w:pPr>
      <w:bookmarkStart w:id="25" w:name="_Toc14803657"/>
      <w:r>
        <w:t>RF015</w:t>
      </w:r>
      <w:r w:rsidR="00ED4B50" w:rsidRPr="00D438BB">
        <w:t xml:space="preserve">: </w:t>
      </w:r>
      <w:r w:rsidR="00ED4B50" w:rsidRPr="00C2002E">
        <w:t>Se</w:t>
      </w:r>
      <w:r w:rsidR="00ED4B50">
        <w:t>guimiento de Casos</w:t>
      </w:r>
      <w:bookmarkEnd w:id="25"/>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D4B50" w:rsidRPr="007D7497" w14:paraId="7C823D96" w14:textId="77777777" w:rsidTr="009526EC">
        <w:trPr>
          <w:tblCellSpacing w:w="11" w:type="dxa"/>
        </w:trPr>
        <w:tc>
          <w:tcPr>
            <w:tcW w:w="2235" w:type="dxa"/>
            <w:shd w:val="clear" w:color="auto" w:fill="D9E2F3" w:themeFill="accent1" w:themeFillTint="33"/>
            <w:vAlign w:val="center"/>
          </w:tcPr>
          <w:p w14:paraId="12D3EAD0" w14:textId="77777777" w:rsidR="00ED4B50" w:rsidRPr="001C39D7" w:rsidRDefault="00ED4B50" w:rsidP="009526EC">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66E3D6D9" w14:textId="018167B7" w:rsidR="00ED4B50" w:rsidRPr="007408DE" w:rsidRDefault="00ED4B50" w:rsidP="009526EC">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El usuario encargado del caso, tanto de complejidad 2  </w:t>
            </w:r>
            <w:r w:rsidR="005E0FD9" w:rsidRPr="007408DE">
              <w:rPr>
                <w:rFonts w:asciiTheme="minorHAnsi" w:hAnsiTheme="minorHAnsi" w:cstheme="minorHAnsi"/>
              </w:rPr>
              <w:t>o 3</w:t>
            </w:r>
            <w:r w:rsidRPr="007408DE">
              <w:rPr>
                <w:rFonts w:asciiTheme="minorHAnsi" w:hAnsiTheme="minorHAnsi" w:cstheme="minorHAnsi"/>
              </w:rPr>
              <w:t xml:space="preserve">, será el </w:t>
            </w:r>
            <w:r w:rsidR="005E0FD9" w:rsidRPr="007408DE">
              <w:rPr>
                <w:rFonts w:asciiTheme="minorHAnsi" w:hAnsiTheme="minorHAnsi" w:cstheme="minorHAnsi"/>
              </w:rPr>
              <w:t>responsable</w:t>
            </w:r>
            <w:r w:rsidRPr="007408DE">
              <w:rPr>
                <w:rFonts w:asciiTheme="minorHAnsi" w:hAnsiTheme="minorHAnsi" w:cstheme="minorHAnsi"/>
              </w:rPr>
              <w:t xml:space="preserve"> de registrar las gestiones realizadas en torno al caso. Para estos efectos, el sistema proporcionará la opción para el ingreso de las gestiones realizadas en torno al caso o grupo de casos. </w:t>
            </w:r>
          </w:p>
          <w:p w14:paraId="4DB61FE4" w14:textId="5714ACE0" w:rsidR="00ED4B50" w:rsidRPr="007408DE" w:rsidRDefault="00ED4B50" w:rsidP="009526EC">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El usuario </w:t>
            </w:r>
            <w:r w:rsidR="004D76B8">
              <w:rPr>
                <w:rFonts w:asciiTheme="minorHAnsi" w:hAnsiTheme="minorHAnsi"/>
                <w:lang w:val="es-ES_tradnl"/>
              </w:rPr>
              <w:t xml:space="preserve">interno </w:t>
            </w:r>
            <w:r w:rsidRPr="007408DE">
              <w:rPr>
                <w:rFonts w:asciiTheme="minorHAnsi" w:hAnsiTheme="minorHAnsi" w:cstheme="minorHAnsi"/>
              </w:rPr>
              <w:t>obtendrá o registrará la siguiente información en el sistema:</w:t>
            </w:r>
          </w:p>
          <w:p w14:paraId="5EF25E98" w14:textId="5652ABE8"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Fecha y hora de gestión: Ingreso de la fecha y hora en la cual se realizó la gestión. El sistema presentará como opción la fecha y hora actual, la que podrá ser modificada por el usuario</w:t>
            </w:r>
            <w:r w:rsidR="004D76B8">
              <w:rPr>
                <w:rFonts w:asciiTheme="minorHAnsi" w:hAnsiTheme="minorHAnsi"/>
                <w:lang w:val="es-ES_tradnl"/>
              </w:rPr>
              <w:t xml:space="preserve"> interno</w:t>
            </w:r>
            <w:r w:rsidRPr="007408DE">
              <w:rPr>
                <w:rFonts w:asciiTheme="minorHAnsi" w:hAnsiTheme="minorHAnsi" w:cstheme="minorHAnsi"/>
              </w:rPr>
              <w:t>.</w:t>
            </w:r>
          </w:p>
          <w:p w14:paraId="1323D539" w14:textId="096057A4"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 xml:space="preserve">Profesional involucrado en la gestión: No necesariamente pertenece al equipo asociado a la causa, sin embargo, los nombres del equipo son los que debieran aparecer seleccionables por defecto </w:t>
            </w:r>
          </w:p>
          <w:p w14:paraId="60B7A3AD"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Institución con la cual se realizó la gestión, especialmente para los casos de complejidad 2.</w:t>
            </w:r>
          </w:p>
          <w:p w14:paraId="000F17FE"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Punto focal: Selección de la o las personas de contacto  asociadas a la institución seleccionada con anterioridad y que se encuentren en estado vigente.</w:t>
            </w:r>
          </w:p>
          <w:p w14:paraId="5E180D37" w14:textId="77777777" w:rsidR="00ED4B50" w:rsidRPr="007408DE" w:rsidRDefault="00ED4B50"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t>Forma de comunicación (Email, telefónico, otro)</w:t>
            </w:r>
          </w:p>
          <w:p w14:paraId="5BBFDBAF"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Descripción de la gestión: Campo de texto libre.</w:t>
            </w:r>
          </w:p>
          <w:p w14:paraId="6A5BB4D8" w14:textId="5A8261EC" w:rsidR="00ED4B50" w:rsidRPr="007408DE" w:rsidRDefault="00ED4B50"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t>Objetivo o resultado esperado (seleccionado de una lista de resultados posibles), como una forma de tabular información y generar</w:t>
            </w:r>
            <w:r w:rsidR="00B4452B" w:rsidRPr="007408DE">
              <w:rPr>
                <w:rFonts w:asciiTheme="minorHAnsi" w:hAnsiTheme="minorHAnsi" w:cstheme="minorHAnsi"/>
                <w:szCs w:val="20"/>
              </w:rPr>
              <w:t xml:space="preserve"> un registro estadístico posterior</w:t>
            </w:r>
            <w:r w:rsidRPr="007408DE">
              <w:rPr>
                <w:rFonts w:asciiTheme="minorHAnsi" w:hAnsiTheme="minorHAnsi" w:cstheme="minorHAnsi"/>
                <w:szCs w:val="20"/>
              </w:rPr>
              <w:t>.</w:t>
            </w:r>
          </w:p>
          <w:p w14:paraId="5B35AE5D" w14:textId="77777777" w:rsidR="00ED4B50" w:rsidRPr="007408DE" w:rsidRDefault="00ED4B50"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lastRenderedPageBreak/>
              <w:t>Descripción del objetivo o resultado esperado.</w:t>
            </w:r>
          </w:p>
          <w:p w14:paraId="356F1534" w14:textId="77777777" w:rsidR="00ED4B50" w:rsidRPr="007408DE" w:rsidRDefault="00ED4B50" w:rsidP="0071749B">
            <w:pPr>
              <w:numPr>
                <w:ilvl w:val="0"/>
                <w:numId w:val="39"/>
              </w:numPr>
              <w:spacing w:after="120" w:line="240" w:lineRule="auto"/>
              <w:jc w:val="both"/>
              <w:rPr>
                <w:rFonts w:asciiTheme="minorHAnsi" w:hAnsiTheme="minorHAnsi" w:cstheme="minorHAnsi"/>
                <w:szCs w:val="20"/>
              </w:rPr>
            </w:pPr>
            <w:r w:rsidRPr="007408DE">
              <w:rPr>
                <w:rFonts w:asciiTheme="minorHAnsi" w:hAnsiTheme="minorHAnsi" w:cstheme="minorHAnsi"/>
                <w:szCs w:val="20"/>
              </w:rPr>
              <w:t>Ingresar plazo de respuesta en la eventualidad que la contraparte contraiga un compromiso.</w:t>
            </w:r>
          </w:p>
          <w:p w14:paraId="018D498E"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Dificultad para la gestión: Campo de texto libre.</w:t>
            </w:r>
          </w:p>
          <w:p w14:paraId="244B8203"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Tipo de gestión: Jurídico, Psicosocial u otro.</w:t>
            </w:r>
          </w:p>
          <w:p w14:paraId="7FC7741F"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Próxima actividad:</w:t>
            </w:r>
          </w:p>
          <w:p w14:paraId="21BEB619" w14:textId="77777777" w:rsidR="00ED4B50" w:rsidRPr="007408DE" w:rsidRDefault="00ED4B50" w:rsidP="0071749B">
            <w:pPr>
              <w:pStyle w:val="Prrafodelista"/>
              <w:numPr>
                <w:ilvl w:val="3"/>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Descripción: Campo de texto libre.</w:t>
            </w:r>
          </w:p>
          <w:p w14:paraId="2C5C9D72" w14:textId="77777777" w:rsidR="00ED4B50" w:rsidRPr="007408DE" w:rsidRDefault="00ED4B50" w:rsidP="0071749B">
            <w:pPr>
              <w:pStyle w:val="Prrafodelista"/>
              <w:numPr>
                <w:ilvl w:val="3"/>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Fecha de la próxima actividad. Con la opción de prorrogar una vez que el plazo esté próximo a vencer, ingresando la causa de la extensión del plazo.</w:t>
            </w:r>
          </w:p>
          <w:p w14:paraId="7810F960" w14:textId="583E755F" w:rsidR="00ED4B50" w:rsidRPr="007408DE" w:rsidRDefault="00ED4B50" w:rsidP="0071749B">
            <w:pPr>
              <w:pStyle w:val="Prrafodelista"/>
              <w:numPr>
                <w:ilvl w:val="3"/>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Profesional responsable de la gestión</w:t>
            </w:r>
            <w:r w:rsidR="00B4452B" w:rsidRPr="007408DE">
              <w:rPr>
                <w:rFonts w:asciiTheme="minorHAnsi" w:hAnsiTheme="minorHAnsi" w:cstheme="minorHAnsi"/>
              </w:rPr>
              <w:t>: Corresponde</w:t>
            </w:r>
            <w:r w:rsidRPr="007408DE">
              <w:rPr>
                <w:rFonts w:asciiTheme="minorHAnsi" w:hAnsiTheme="minorHAnsi" w:cstheme="minorHAnsi"/>
              </w:rPr>
              <w:t>, por defecto, al profesional ingresado en la gestión de la actividad.</w:t>
            </w:r>
          </w:p>
          <w:p w14:paraId="3E3BC558" w14:textId="77777777" w:rsidR="00ED4B50" w:rsidRPr="007408DE" w:rsidRDefault="00ED4B50" w:rsidP="0071749B">
            <w:pPr>
              <w:pStyle w:val="Prrafodelista"/>
              <w:numPr>
                <w:ilvl w:val="0"/>
                <w:numId w:val="39"/>
              </w:numPr>
              <w:spacing w:after="120" w:line="240" w:lineRule="auto"/>
              <w:contextualSpacing w:val="0"/>
              <w:jc w:val="both"/>
              <w:rPr>
                <w:rFonts w:asciiTheme="minorHAnsi" w:hAnsiTheme="minorHAnsi" w:cstheme="minorHAnsi"/>
              </w:rPr>
            </w:pPr>
            <w:r w:rsidRPr="007408DE">
              <w:rPr>
                <w:rFonts w:asciiTheme="minorHAnsi" w:hAnsiTheme="minorHAnsi" w:cstheme="minorHAnsi"/>
              </w:rPr>
              <w:t>Costo asociado a la gestión.</w:t>
            </w:r>
          </w:p>
          <w:p w14:paraId="160EA959" w14:textId="77777777" w:rsidR="00ED4B50" w:rsidRPr="007408DE" w:rsidRDefault="00ED4B50" w:rsidP="0071749B">
            <w:pPr>
              <w:pStyle w:val="Prrafodelista"/>
              <w:numPr>
                <w:ilvl w:val="0"/>
                <w:numId w:val="39"/>
              </w:num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Archivos adjuntos.</w:t>
            </w:r>
          </w:p>
          <w:p w14:paraId="0C642B31" w14:textId="2249C0D0" w:rsidR="00ED4B50" w:rsidRPr="007408DE" w:rsidRDefault="00ED4B50" w:rsidP="009526EC">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Para los casos en los cuales la Defensoría deba enviar oficios solicitando algún tipo de gestión a una institución pública, el sistema debe permitir registrar un plazo en el cual  se estima contar con  una respuesta, con las respectivas alertas. En caso de que el plazo definido se cumpla, debe contar con la opción de </w:t>
            </w:r>
            <w:r w:rsidR="00B4452B" w:rsidRPr="007408DE">
              <w:rPr>
                <w:rFonts w:asciiTheme="minorHAnsi" w:hAnsiTheme="minorHAnsi" w:cstheme="minorHAnsi"/>
              </w:rPr>
              <w:t xml:space="preserve">prorrogar e </w:t>
            </w:r>
            <w:r w:rsidRPr="007408DE">
              <w:rPr>
                <w:rFonts w:asciiTheme="minorHAnsi" w:hAnsiTheme="minorHAnsi" w:cstheme="minorHAnsi"/>
              </w:rPr>
              <w:t xml:space="preserve">ingresar </w:t>
            </w:r>
            <w:r w:rsidR="00B4452B" w:rsidRPr="007408DE">
              <w:rPr>
                <w:rFonts w:asciiTheme="minorHAnsi" w:hAnsiTheme="minorHAnsi" w:cstheme="minorHAnsi"/>
              </w:rPr>
              <w:t>la justificación de la prórroga</w:t>
            </w:r>
            <w:r w:rsidRPr="007408DE">
              <w:rPr>
                <w:rFonts w:asciiTheme="minorHAnsi" w:hAnsiTheme="minorHAnsi" w:cstheme="minorHAnsi"/>
              </w:rPr>
              <w:t>.</w:t>
            </w:r>
          </w:p>
          <w:p w14:paraId="79D9C0FA" w14:textId="3C99D998" w:rsidR="00ED4B50" w:rsidRPr="007408DE" w:rsidRDefault="00ED4B50" w:rsidP="009526EC">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El usuario </w:t>
            </w:r>
            <w:r w:rsidR="004D76B8">
              <w:rPr>
                <w:rFonts w:asciiTheme="minorHAnsi" w:hAnsiTheme="minorHAnsi"/>
                <w:lang w:val="es-ES_tradnl"/>
              </w:rPr>
              <w:t xml:space="preserve">interno </w:t>
            </w:r>
            <w:r w:rsidRPr="007408DE">
              <w:rPr>
                <w:rFonts w:asciiTheme="minorHAnsi" w:hAnsiTheme="minorHAnsi" w:cstheme="minorHAnsi"/>
              </w:rPr>
              <w:t>podrá acceder desde su escritorio las gestiones planificadas a ejecutar en fechas futuras.</w:t>
            </w:r>
          </w:p>
          <w:p w14:paraId="0990365D" w14:textId="4F76A0F4" w:rsidR="00ED4B50" w:rsidRPr="003F3D23" w:rsidRDefault="00ED4B50" w:rsidP="003F3D23">
            <w:pPr>
              <w:spacing w:beforeLines="60" w:before="144" w:afterLines="60" w:after="144" w:line="240" w:lineRule="auto"/>
              <w:jc w:val="both"/>
              <w:rPr>
                <w:rFonts w:asciiTheme="minorHAnsi" w:hAnsiTheme="minorHAnsi" w:cstheme="minorHAnsi"/>
              </w:rPr>
            </w:pPr>
            <w:r w:rsidRPr="007408DE">
              <w:rPr>
                <w:rFonts w:asciiTheme="minorHAnsi" w:hAnsiTheme="minorHAnsi" w:cstheme="minorHAnsi"/>
              </w:rPr>
              <w:t xml:space="preserve">El sistema debe enviar correo electrónico de forma periódica a los usuarios </w:t>
            </w:r>
            <w:r w:rsidR="00FD19B2">
              <w:rPr>
                <w:rFonts w:asciiTheme="minorHAnsi" w:hAnsiTheme="minorHAnsi" w:cstheme="minorHAnsi"/>
              </w:rPr>
              <w:t xml:space="preserve">internos </w:t>
            </w:r>
            <w:r w:rsidRPr="007408DE">
              <w:rPr>
                <w:rFonts w:asciiTheme="minorHAnsi" w:hAnsiTheme="minorHAnsi" w:cstheme="minorHAnsi"/>
              </w:rPr>
              <w:t>responsables de realizar gestión en las causas (la periodicidad se definirá en forma posterior).</w:t>
            </w:r>
          </w:p>
        </w:tc>
      </w:tr>
      <w:tr w:rsidR="00ED4B50" w:rsidRPr="007D7497" w14:paraId="54555FD8" w14:textId="77777777" w:rsidTr="009526EC">
        <w:trPr>
          <w:tblCellSpacing w:w="11" w:type="dxa"/>
        </w:trPr>
        <w:tc>
          <w:tcPr>
            <w:tcW w:w="2235" w:type="dxa"/>
            <w:shd w:val="clear" w:color="auto" w:fill="D9E2F3" w:themeFill="accent1" w:themeFillTint="33"/>
            <w:vAlign w:val="center"/>
          </w:tcPr>
          <w:p w14:paraId="2B819F5A"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26CAFCEA" w14:textId="77777777" w:rsidR="00ED4B50" w:rsidRPr="007D7497" w:rsidRDefault="00ED4B50" w:rsidP="009526EC">
            <w:pPr>
              <w:spacing w:before="40" w:after="40"/>
              <w:jc w:val="both"/>
              <w:rPr>
                <w:rFonts w:asciiTheme="minorHAnsi" w:hAnsiTheme="minorHAnsi" w:cstheme="minorHAnsi"/>
                <w:lang w:val="es-MX"/>
              </w:rPr>
            </w:pPr>
            <w:r>
              <w:rPr>
                <w:rFonts w:asciiTheme="minorHAnsi" w:hAnsiTheme="minorHAnsi" w:cstheme="minorHAnsi"/>
                <w:lang w:val="es-MX"/>
              </w:rPr>
              <w:t>Responsable del caso, equipo asociado al caso.</w:t>
            </w:r>
          </w:p>
        </w:tc>
      </w:tr>
      <w:tr w:rsidR="00ED4B50" w:rsidRPr="007D7497" w14:paraId="6D08E796" w14:textId="77777777" w:rsidTr="009526EC">
        <w:trPr>
          <w:tblCellSpacing w:w="11" w:type="dxa"/>
        </w:trPr>
        <w:tc>
          <w:tcPr>
            <w:tcW w:w="2235" w:type="dxa"/>
            <w:shd w:val="clear" w:color="auto" w:fill="D9E2F3" w:themeFill="accent1" w:themeFillTint="33"/>
            <w:vAlign w:val="center"/>
          </w:tcPr>
          <w:p w14:paraId="6A4ABC34" w14:textId="77777777" w:rsidR="00ED4B50" w:rsidRPr="007D7497" w:rsidRDefault="00ED4B50" w:rsidP="009526EC">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502315D2" w14:textId="77777777" w:rsidR="00ED4B50" w:rsidRPr="007D7497" w:rsidRDefault="00ED4B50" w:rsidP="009526EC">
            <w:pPr>
              <w:spacing w:before="40" w:after="40"/>
              <w:jc w:val="both"/>
              <w:rPr>
                <w:rFonts w:asciiTheme="minorHAnsi" w:hAnsiTheme="minorHAnsi" w:cstheme="minorHAnsi"/>
                <w:lang w:val="es-MX"/>
              </w:rPr>
            </w:pPr>
          </w:p>
        </w:tc>
      </w:tr>
    </w:tbl>
    <w:p w14:paraId="5E3828C1" w14:textId="35E80843" w:rsidR="003F3D23" w:rsidRDefault="003A1F37" w:rsidP="003F3D23">
      <w:pPr>
        <w:pStyle w:val="Ttulo4"/>
      </w:pPr>
      <w:bookmarkStart w:id="26" w:name="_Toc14803658"/>
      <w:r>
        <w:t>RF016</w:t>
      </w:r>
      <w:r w:rsidR="003F3D23" w:rsidRPr="00D438BB">
        <w:t xml:space="preserve">: </w:t>
      </w:r>
      <w:r w:rsidR="007B009C">
        <w:t>Término anticipado</w:t>
      </w:r>
      <w:r w:rsidR="004607FE">
        <w:t xml:space="preserve"> </w:t>
      </w:r>
      <w:r w:rsidR="003F3D23">
        <w:t>del caso</w:t>
      </w:r>
      <w:bookmarkEnd w:id="26"/>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3F3D23" w:rsidRPr="007D7497" w14:paraId="783D148A" w14:textId="77777777" w:rsidTr="006D6EE1">
        <w:trPr>
          <w:tblCellSpacing w:w="11" w:type="dxa"/>
        </w:trPr>
        <w:tc>
          <w:tcPr>
            <w:tcW w:w="2235" w:type="dxa"/>
            <w:shd w:val="clear" w:color="auto" w:fill="D9E2F3" w:themeFill="accent1" w:themeFillTint="33"/>
            <w:vAlign w:val="center"/>
          </w:tcPr>
          <w:p w14:paraId="2B80543F" w14:textId="77777777" w:rsidR="003F3D23" w:rsidRPr="001C39D7" w:rsidRDefault="003F3D23" w:rsidP="006D6EE1">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72838E2E" w14:textId="77777777" w:rsidR="00646FB6" w:rsidRDefault="003F3D23" w:rsidP="006D6EE1">
            <w:pPr>
              <w:spacing w:beforeLines="60" w:before="144" w:afterLines="60" w:after="144" w:line="240" w:lineRule="auto"/>
              <w:jc w:val="both"/>
            </w:pPr>
            <w:r>
              <w:t xml:space="preserve">El sistema permitirá dar cierre al caso por desistimiento antes </w:t>
            </w:r>
            <w:r w:rsidR="00646FB6">
              <w:t>el escenario en que e</w:t>
            </w:r>
            <w:r>
              <w:t>l denunciante no entregue información relevante para el avance del caso, en un periodo definido y ante gestiones realizadas por el responsable del caso o quien este designe.</w:t>
            </w:r>
          </w:p>
          <w:p w14:paraId="777412C3" w14:textId="15099CD7" w:rsidR="003F3D23" w:rsidRDefault="003F3D23" w:rsidP="006D6EE1">
            <w:pPr>
              <w:spacing w:beforeLines="60" w:before="144" w:afterLines="60" w:after="144" w:line="240" w:lineRule="auto"/>
              <w:jc w:val="both"/>
            </w:pPr>
            <w:r>
              <w:t xml:space="preserve">Para esto, el usuario </w:t>
            </w:r>
            <w:r w:rsidR="00FD19B2">
              <w:rPr>
                <w:rFonts w:asciiTheme="minorHAnsi" w:hAnsiTheme="minorHAnsi"/>
                <w:lang w:val="es-ES_tradnl"/>
              </w:rPr>
              <w:t xml:space="preserve">interno </w:t>
            </w:r>
            <w:r>
              <w:t>responsable del caso debe registrar la siguiente información:</w:t>
            </w:r>
          </w:p>
          <w:p w14:paraId="789E9DB0" w14:textId="7CFBA949" w:rsidR="003F3D23" w:rsidRDefault="003F3D23" w:rsidP="0071749B">
            <w:pPr>
              <w:pStyle w:val="Prrafodelista"/>
              <w:numPr>
                <w:ilvl w:val="0"/>
                <w:numId w:val="39"/>
              </w:numPr>
              <w:spacing w:beforeLines="60" w:before="144" w:afterLines="60" w:after="144" w:line="240" w:lineRule="auto"/>
              <w:jc w:val="both"/>
            </w:pPr>
            <w:r>
              <w:t xml:space="preserve">Causa del </w:t>
            </w:r>
            <w:r w:rsidR="007B009C">
              <w:t>término del caso.</w:t>
            </w:r>
          </w:p>
          <w:p w14:paraId="4996C790" w14:textId="27BD846A" w:rsidR="004607FE" w:rsidRPr="004607FE" w:rsidRDefault="007B009C" w:rsidP="0071749B">
            <w:pPr>
              <w:pStyle w:val="Prrafodelista"/>
              <w:numPr>
                <w:ilvl w:val="0"/>
                <w:numId w:val="39"/>
              </w:numPr>
              <w:spacing w:beforeLines="60" w:before="144" w:afterLines="60" w:after="144" w:line="240" w:lineRule="auto"/>
              <w:jc w:val="both"/>
              <w:rPr>
                <w:rFonts w:cs="Calibri"/>
                <w:szCs w:val="20"/>
              </w:rPr>
            </w:pPr>
            <w:r>
              <w:rPr>
                <w:rFonts w:cs="Calibri"/>
                <w:szCs w:val="20"/>
              </w:rPr>
              <w:t>Selección del o los motivos</w:t>
            </w:r>
            <w:r w:rsidR="004607FE">
              <w:rPr>
                <w:rFonts w:cs="Calibri"/>
                <w:szCs w:val="20"/>
              </w:rPr>
              <w:t xml:space="preserve"> del </w:t>
            </w:r>
            <w:r>
              <w:rPr>
                <w:rFonts w:cs="Calibri"/>
                <w:szCs w:val="20"/>
              </w:rPr>
              <w:t>término.</w:t>
            </w:r>
          </w:p>
          <w:p w14:paraId="31BBB279" w14:textId="586F100E" w:rsidR="003F3D23" w:rsidRPr="003F3D23" w:rsidRDefault="003F3D23" w:rsidP="0071749B">
            <w:pPr>
              <w:pStyle w:val="Prrafodelista"/>
              <w:numPr>
                <w:ilvl w:val="0"/>
                <w:numId w:val="39"/>
              </w:numPr>
              <w:spacing w:beforeLines="60" w:before="144" w:afterLines="60" w:after="144" w:line="240" w:lineRule="auto"/>
              <w:jc w:val="both"/>
              <w:rPr>
                <w:rFonts w:cs="Calibri"/>
                <w:szCs w:val="20"/>
              </w:rPr>
            </w:pPr>
            <w:r>
              <w:t>Comentarios para ingresar el detalle de la situación.</w:t>
            </w:r>
          </w:p>
          <w:p w14:paraId="2756C480" w14:textId="6AAF156E" w:rsidR="007C5DF2" w:rsidRDefault="007C5DF2" w:rsidP="007C5DF2">
            <w:pPr>
              <w:jc w:val="both"/>
            </w:pPr>
            <w:r>
              <w:t xml:space="preserve">El cierre anticipado estará pendiente hasta que </w:t>
            </w:r>
            <w:r>
              <w:rPr>
                <w:rFonts w:cs="Calibri"/>
                <w:szCs w:val="20"/>
              </w:rPr>
              <w:t>Director de la UPDRJ</w:t>
            </w:r>
            <w:r>
              <w:t xml:space="preserve"> analice la situación y apruebe, observe o rechace el cierre del caso.</w:t>
            </w:r>
          </w:p>
          <w:p w14:paraId="5A615817" w14:textId="20FD5706" w:rsidR="007C5DF2" w:rsidRDefault="007C5DF2" w:rsidP="007C5DF2">
            <w:pPr>
              <w:jc w:val="both"/>
            </w:pPr>
            <w:r>
              <w:rPr>
                <w:rFonts w:cs="Calibri"/>
                <w:szCs w:val="20"/>
              </w:rPr>
              <w:t>Al aprobar, el caso se cierra y se evalúa como ingreso de antecedentes como parte de un potencial hallazgo, de lo contrario, el caso continuará activo para nuevas gestiones.</w:t>
            </w:r>
          </w:p>
          <w:p w14:paraId="394A737B" w14:textId="04DCD4ED" w:rsidR="003F3D23" w:rsidRPr="007C5DF2" w:rsidRDefault="007C5DF2" w:rsidP="00842ED0">
            <w:pPr>
              <w:jc w:val="both"/>
            </w:pPr>
            <w:r>
              <w:lastRenderedPageBreak/>
              <w:t xml:space="preserve">La información relacionada a </w:t>
            </w:r>
            <w:r w:rsidR="00842ED0">
              <w:t>la</w:t>
            </w:r>
            <w:r>
              <w:t xml:space="preserve"> decisión </w:t>
            </w:r>
            <w:r w:rsidR="00842ED0">
              <w:t xml:space="preserve">de cierre </w:t>
            </w:r>
            <w:r>
              <w:t>será derivada vía correo electrónico a la Coordinadora y la Defensora para su conocimiento.</w:t>
            </w:r>
            <w:r w:rsidR="00C25E5A">
              <w:rPr>
                <w:rFonts w:cs="Calibri"/>
                <w:szCs w:val="20"/>
              </w:rPr>
              <w:t xml:space="preserve"> </w:t>
            </w:r>
          </w:p>
        </w:tc>
      </w:tr>
      <w:tr w:rsidR="003F3D23" w:rsidRPr="007D7497" w14:paraId="3C053FD1" w14:textId="77777777" w:rsidTr="006D6EE1">
        <w:trPr>
          <w:tblCellSpacing w:w="11" w:type="dxa"/>
        </w:trPr>
        <w:tc>
          <w:tcPr>
            <w:tcW w:w="2235" w:type="dxa"/>
            <w:shd w:val="clear" w:color="auto" w:fill="D9E2F3" w:themeFill="accent1" w:themeFillTint="33"/>
            <w:vAlign w:val="center"/>
          </w:tcPr>
          <w:p w14:paraId="5A49FC26" w14:textId="087C0E05" w:rsidR="003F3D23" w:rsidRPr="007D7497" w:rsidRDefault="003F3D23" w:rsidP="006D6EE1">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635B2E1F" w14:textId="568CEAAC" w:rsidR="003F3D23" w:rsidRPr="007D7497" w:rsidRDefault="003F3D23" w:rsidP="006D6EE1">
            <w:pPr>
              <w:spacing w:before="120" w:after="120"/>
              <w:jc w:val="both"/>
              <w:rPr>
                <w:rFonts w:asciiTheme="minorHAnsi" w:hAnsiTheme="minorHAnsi" w:cstheme="minorHAnsi"/>
                <w:lang w:val="es-MX"/>
              </w:rPr>
            </w:pPr>
            <w:r>
              <w:rPr>
                <w:rFonts w:asciiTheme="minorHAnsi" w:hAnsiTheme="minorHAnsi" w:cstheme="minorHAnsi"/>
                <w:lang w:val="es-MX"/>
              </w:rPr>
              <w:t>Responsable del caso</w:t>
            </w:r>
            <w:r w:rsidR="005A415B">
              <w:rPr>
                <w:rFonts w:asciiTheme="minorHAnsi" w:hAnsiTheme="minorHAnsi" w:cstheme="minorHAnsi"/>
                <w:lang w:val="es-MX"/>
              </w:rPr>
              <w:t>, Director de la UPDRJ</w:t>
            </w:r>
          </w:p>
        </w:tc>
      </w:tr>
      <w:tr w:rsidR="003F3D23" w:rsidRPr="007D7497" w14:paraId="67D2621A" w14:textId="77777777" w:rsidTr="006D6EE1">
        <w:trPr>
          <w:tblCellSpacing w:w="11" w:type="dxa"/>
        </w:trPr>
        <w:tc>
          <w:tcPr>
            <w:tcW w:w="2235" w:type="dxa"/>
            <w:shd w:val="clear" w:color="auto" w:fill="D9E2F3" w:themeFill="accent1" w:themeFillTint="33"/>
            <w:vAlign w:val="center"/>
          </w:tcPr>
          <w:p w14:paraId="306E05A0" w14:textId="77777777" w:rsidR="003F3D23" w:rsidRPr="007D7497" w:rsidRDefault="003F3D23" w:rsidP="006D6EE1">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07DA96A8" w14:textId="77777777" w:rsidR="003F3D23" w:rsidRPr="007D7497" w:rsidRDefault="003F3D23" w:rsidP="006D6EE1">
            <w:pPr>
              <w:spacing w:before="120" w:after="120"/>
              <w:jc w:val="both"/>
              <w:rPr>
                <w:rFonts w:asciiTheme="minorHAnsi" w:hAnsiTheme="minorHAnsi" w:cstheme="minorHAnsi"/>
                <w:lang w:val="es-MX"/>
              </w:rPr>
            </w:pPr>
          </w:p>
        </w:tc>
      </w:tr>
    </w:tbl>
    <w:p w14:paraId="0AF65809" w14:textId="2797DC9D" w:rsidR="00E855C6" w:rsidRDefault="003A1F37" w:rsidP="00E855C6">
      <w:pPr>
        <w:pStyle w:val="Ttulo4"/>
      </w:pPr>
      <w:bookmarkStart w:id="27" w:name="_Toc14803659"/>
      <w:r>
        <w:t>RF017</w:t>
      </w:r>
      <w:r w:rsidR="00E855C6" w:rsidRPr="00D438BB">
        <w:t xml:space="preserve">: </w:t>
      </w:r>
      <w:r w:rsidR="003F3D23">
        <w:t>Cierre del caso</w:t>
      </w:r>
      <w:bookmarkEnd w:id="27"/>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855C6" w:rsidRPr="007D7497" w14:paraId="4EF0FA11" w14:textId="77777777" w:rsidTr="00684FB4">
        <w:trPr>
          <w:tblCellSpacing w:w="11" w:type="dxa"/>
        </w:trPr>
        <w:tc>
          <w:tcPr>
            <w:tcW w:w="2235" w:type="dxa"/>
            <w:shd w:val="clear" w:color="auto" w:fill="D9E2F3" w:themeFill="accent1" w:themeFillTint="33"/>
            <w:vAlign w:val="center"/>
          </w:tcPr>
          <w:p w14:paraId="279C03FF" w14:textId="77777777" w:rsidR="00E855C6" w:rsidRPr="001C39D7" w:rsidRDefault="00E855C6" w:rsidP="007C6D36">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2752265B" w14:textId="2CD2AE23" w:rsidR="00B9716E" w:rsidRDefault="00E855C6" w:rsidP="00B9716E">
            <w:pPr>
              <w:spacing w:beforeLines="60" w:before="144" w:afterLines="60" w:after="144" w:line="240" w:lineRule="auto"/>
              <w:jc w:val="both"/>
            </w:pPr>
            <w:r>
              <w:t xml:space="preserve">El usuario </w:t>
            </w:r>
            <w:r w:rsidR="00FD19B2">
              <w:rPr>
                <w:rFonts w:asciiTheme="minorHAnsi" w:hAnsiTheme="minorHAnsi"/>
                <w:lang w:val="es-ES_tradnl"/>
              </w:rPr>
              <w:t xml:space="preserve">interno </w:t>
            </w:r>
            <w:r>
              <w:t xml:space="preserve">tendrá la posibilidad de realizar </w:t>
            </w:r>
            <w:r w:rsidR="00B9716E">
              <w:t xml:space="preserve">el cierre del caso ingresando la descripción del cierre de caso en un campo de texto libre y seleccionar la vía de finalización (judicial o administrativa). </w:t>
            </w:r>
          </w:p>
          <w:p w14:paraId="159626EF" w14:textId="296F39E0" w:rsidR="00B9716E" w:rsidRDefault="00B9716E" w:rsidP="00B9716E">
            <w:pPr>
              <w:spacing w:beforeLines="60" w:before="144" w:afterLines="60" w:after="144" w:line="240" w:lineRule="auto"/>
              <w:jc w:val="both"/>
            </w:pPr>
            <w:r>
              <w:t>Una vez finalizado el caso, el responsable, debe generar un inf</w:t>
            </w:r>
            <w:r w:rsidR="0075310A">
              <w:t>orme de</w:t>
            </w:r>
            <w:r>
              <w:t xml:space="preserve"> resultado. Para esto, el sistema permitirá exportar información </w:t>
            </w:r>
            <w:r w:rsidR="00C333FE">
              <w:t xml:space="preserve">a un archivo desde el cual el usuario </w:t>
            </w:r>
            <w:r w:rsidR="00FD19B2">
              <w:rPr>
                <w:rFonts w:asciiTheme="minorHAnsi" w:hAnsiTheme="minorHAnsi"/>
                <w:lang w:val="es-ES_tradnl"/>
              </w:rPr>
              <w:t xml:space="preserve">interno </w:t>
            </w:r>
            <w:r w:rsidR="00C333FE">
              <w:t>pueda rescatar cierta información, principalmente de las actividades de seguimiento, que le sea útil al informe final.</w:t>
            </w:r>
          </w:p>
          <w:p w14:paraId="3C60694E" w14:textId="77777777" w:rsidR="00C333FE" w:rsidRDefault="00C333FE" w:rsidP="00B9716E">
            <w:pPr>
              <w:spacing w:beforeLines="60" w:before="144" w:afterLines="60" w:after="144" w:line="240" w:lineRule="auto"/>
              <w:jc w:val="both"/>
            </w:pPr>
            <w:r>
              <w:t>Para esto, el sistema actuará en las siguientes instancias:</w:t>
            </w:r>
          </w:p>
          <w:p w14:paraId="59B49DF1" w14:textId="2B0C12F4" w:rsidR="00C333FE" w:rsidRDefault="00C333FE" w:rsidP="00294B27">
            <w:pPr>
              <w:numPr>
                <w:ilvl w:val="0"/>
                <w:numId w:val="17"/>
              </w:numPr>
              <w:spacing w:after="120" w:line="240" w:lineRule="auto"/>
              <w:jc w:val="both"/>
              <w:rPr>
                <w:rFonts w:cs="Calibri"/>
                <w:szCs w:val="20"/>
              </w:rPr>
            </w:pPr>
            <w:r>
              <w:rPr>
                <w:rFonts w:cs="Calibri"/>
                <w:szCs w:val="20"/>
              </w:rPr>
              <w:t xml:space="preserve">Permitirá al usuario </w:t>
            </w:r>
            <w:r w:rsidR="00FD19B2">
              <w:rPr>
                <w:rFonts w:asciiTheme="minorHAnsi" w:hAnsiTheme="minorHAnsi"/>
                <w:lang w:val="es-ES_tradnl"/>
              </w:rPr>
              <w:t xml:space="preserve">interno </w:t>
            </w:r>
            <w:r>
              <w:rPr>
                <w:rFonts w:cs="Calibri"/>
                <w:szCs w:val="20"/>
              </w:rPr>
              <w:t>seleccionar el tipo de seguimiento que requiere se exporte: Jurídico, psicosocial o ambos.</w:t>
            </w:r>
          </w:p>
          <w:p w14:paraId="011C00C5" w14:textId="77777777" w:rsidR="00C333FE" w:rsidRDefault="00C333FE" w:rsidP="00294B27">
            <w:pPr>
              <w:numPr>
                <w:ilvl w:val="0"/>
                <w:numId w:val="17"/>
              </w:numPr>
              <w:spacing w:after="120" w:line="240" w:lineRule="auto"/>
              <w:jc w:val="both"/>
              <w:rPr>
                <w:rFonts w:cs="Calibri"/>
                <w:szCs w:val="20"/>
              </w:rPr>
            </w:pPr>
            <w:r>
              <w:rPr>
                <w:rFonts w:cs="Calibri"/>
                <w:szCs w:val="20"/>
              </w:rPr>
              <w:t>El sistema permitirá contar con un acceso al formato tipo para la generación de estos informes.</w:t>
            </w:r>
          </w:p>
          <w:p w14:paraId="2A562D5B" w14:textId="093FE68C" w:rsidR="00C333FE" w:rsidRDefault="00C333FE" w:rsidP="00294B27">
            <w:pPr>
              <w:numPr>
                <w:ilvl w:val="0"/>
                <w:numId w:val="17"/>
              </w:numPr>
              <w:spacing w:after="120" w:line="240" w:lineRule="auto"/>
              <w:jc w:val="both"/>
              <w:rPr>
                <w:rFonts w:cs="Calibri"/>
                <w:szCs w:val="20"/>
              </w:rPr>
            </w:pPr>
            <w:r>
              <w:rPr>
                <w:rFonts w:cs="Calibri"/>
                <w:szCs w:val="20"/>
              </w:rPr>
              <w:t xml:space="preserve">Una vez finalizado el informe, el usuario </w:t>
            </w:r>
            <w:r w:rsidR="00FD19B2">
              <w:rPr>
                <w:rFonts w:asciiTheme="minorHAnsi" w:hAnsiTheme="minorHAnsi"/>
                <w:lang w:val="es-ES_tradnl"/>
              </w:rPr>
              <w:t xml:space="preserve">interno </w:t>
            </w:r>
            <w:r>
              <w:rPr>
                <w:rFonts w:cs="Calibri"/>
                <w:szCs w:val="20"/>
              </w:rPr>
              <w:t>debe adjuntar el archivo al caso. Mientras esta actividad no se realice, el caso no tendrá un cierre definitivo.</w:t>
            </w:r>
          </w:p>
          <w:p w14:paraId="4716C0D8" w14:textId="77777777" w:rsidR="00E855C6" w:rsidRPr="000A535B" w:rsidRDefault="00C333FE" w:rsidP="00C333FE">
            <w:pPr>
              <w:spacing w:after="120" w:line="240" w:lineRule="auto"/>
              <w:jc w:val="both"/>
              <w:rPr>
                <w:rFonts w:cs="Calibri"/>
                <w:szCs w:val="20"/>
              </w:rPr>
            </w:pPr>
            <w:r>
              <w:rPr>
                <w:rFonts w:cs="Calibri"/>
                <w:szCs w:val="20"/>
              </w:rPr>
              <w:t>El informe estará bajo la máxima protección que otorga el sistema.</w:t>
            </w:r>
          </w:p>
        </w:tc>
      </w:tr>
      <w:tr w:rsidR="00E855C6" w:rsidRPr="007D7497" w14:paraId="44A15EDA" w14:textId="77777777" w:rsidTr="00684FB4">
        <w:trPr>
          <w:tblCellSpacing w:w="11" w:type="dxa"/>
        </w:trPr>
        <w:tc>
          <w:tcPr>
            <w:tcW w:w="2235" w:type="dxa"/>
            <w:shd w:val="clear" w:color="auto" w:fill="D9E2F3" w:themeFill="accent1" w:themeFillTint="33"/>
            <w:vAlign w:val="center"/>
          </w:tcPr>
          <w:p w14:paraId="0DB64D5F" w14:textId="77777777" w:rsidR="00E855C6" w:rsidRPr="007D7497" w:rsidRDefault="00E855C6" w:rsidP="007C6D36">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25C2FE45" w14:textId="77777777" w:rsidR="00E855C6" w:rsidRPr="007D7497" w:rsidRDefault="00C333FE" w:rsidP="007C6D36">
            <w:pPr>
              <w:spacing w:before="120" w:after="120"/>
              <w:jc w:val="both"/>
              <w:rPr>
                <w:rFonts w:asciiTheme="minorHAnsi" w:hAnsiTheme="minorHAnsi" w:cstheme="minorHAnsi"/>
                <w:lang w:val="es-MX"/>
              </w:rPr>
            </w:pPr>
            <w:r>
              <w:rPr>
                <w:rFonts w:asciiTheme="minorHAnsi" w:hAnsiTheme="minorHAnsi" w:cstheme="minorHAnsi"/>
                <w:lang w:val="es-MX"/>
              </w:rPr>
              <w:t>Responsable del caso</w:t>
            </w:r>
          </w:p>
        </w:tc>
      </w:tr>
      <w:tr w:rsidR="00E855C6" w:rsidRPr="007D7497" w14:paraId="10C13D0C" w14:textId="77777777" w:rsidTr="00684FB4">
        <w:trPr>
          <w:tblCellSpacing w:w="11" w:type="dxa"/>
        </w:trPr>
        <w:tc>
          <w:tcPr>
            <w:tcW w:w="2235" w:type="dxa"/>
            <w:shd w:val="clear" w:color="auto" w:fill="D9E2F3" w:themeFill="accent1" w:themeFillTint="33"/>
            <w:vAlign w:val="center"/>
          </w:tcPr>
          <w:p w14:paraId="7DC0BD77" w14:textId="77777777" w:rsidR="00E855C6" w:rsidRPr="007D7497" w:rsidRDefault="00E855C6" w:rsidP="007C6D36">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66316A20" w14:textId="77777777" w:rsidR="00E855C6" w:rsidRPr="007D7497" w:rsidRDefault="00E855C6" w:rsidP="007C6D36">
            <w:pPr>
              <w:spacing w:before="120" w:after="120"/>
              <w:jc w:val="both"/>
              <w:rPr>
                <w:rFonts w:asciiTheme="minorHAnsi" w:hAnsiTheme="minorHAnsi" w:cstheme="minorHAnsi"/>
                <w:lang w:val="es-MX"/>
              </w:rPr>
            </w:pPr>
          </w:p>
        </w:tc>
      </w:tr>
    </w:tbl>
    <w:p w14:paraId="604FACA8" w14:textId="5D634198" w:rsidR="005A2B77" w:rsidRDefault="003A1F37" w:rsidP="005A2B77">
      <w:pPr>
        <w:pStyle w:val="Ttulo4"/>
      </w:pPr>
      <w:bookmarkStart w:id="28" w:name="_Toc14803660"/>
      <w:r>
        <w:t>RF018</w:t>
      </w:r>
      <w:r w:rsidR="005A2B77" w:rsidRPr="00D438BB">
        <w:t xml:space="preserve">: </w:t>
      </w:r>
      <w:r w:rsidR="005A2B77">
        <w:t xml:space="preserve">Administración y </w:t>
      </w:r>
      <w:r w:rsidR="00684FB4">
        <w:t>visualización de puntos focales</w:t>
      </w:r>
      <w:bookmarkEnd w:id="28"/>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2DBE9191" w14:textId="77777777" w:rsidTr="00684FB4">
        <w:trPr>
          <w:tblCellSpacing w:w="11" w:type="dxa"/>
        </w:trPr>
        <w:tc>
          <w:tcPr>
            <w:tcW w:w="2235" w:type="dxa"/>
            <w:shd w:val="clear" w:color="auto" w:fill="D9E2F3" w:themeFill="accent1" w:themeFillTint="33"/>
            <w:vAlign w:val="center"/>
          </w:tcPr>
          <w:p w14:paraId="6B9F84D1"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61B73352" w14:textId="77777777" w:rsidR="00710B60" w:rsidRDefault="00710B60" w:rsidP="00710B60">
            <w:pPr>
              <w:spacing w:after="120" w:line="240" w:lineRule="auto"/>
              <w:jc w:val="both"/>
              <w:rPr>
                <w:rFonts w:cs="Calibri"/>
                <w:szCs w:val="20"/>
              </w:rPr>
            </w:pPr>
            <w:r>
              <w:rPr>
                <w:rFonts w:cs="Calibri"/>
                <w:szCs w:val="20"/>
              </w:rPr>
              <w:t>E</w:t>
            </w:r>
            <w:r w:rsidR="005A2B77">
              <w:rPr>
                <w:rFonts w:cs="Calibri"/>
                <w:szCs w:val="20"/>
              </w:rPr>
              <w:t xml:space="preserve">l sistema </w:t>
            </w:r>
            <w:r>
              <w:rPr>
                <w:rFonts w:cs="Calibri"/>
                <w:szCs w:val="20"/>
              </w:rPr>
              <w:t xml:space="preserve">permitirá al usuario administrador el registro de </w:t>
            </w:r>
            <w:r w:rsidR="005A2B77">
              <w:rPr>
                <w:rFonts w:cs="Calibri"/>
                <w:szCs w:val="20"/>
              </w:rPr>
              <w:t>los puntos focales con los que actualmente trabaja la Defensoría</w:t>
            </w:r>
            <w:r>
              <w:rPr>
                <w:rFonts w:cs="Calibri"/>
                <w:szCs w:val="20"/>
              </w:rPr>
              <w:t xml:space="preserve"> y que serán desplegados como opción en el ingreso de información de casos</w:t>
            </w:r>
            <w:r w:rsidR="005A2B77">
              <w:rPr>
                <w:rFonts w:cs="Calibri"/>
                <w:szCs w:val="20"/>
              </w:rPr>
              <w:t xml:space="preserve">. </w:t>
            </w:r>
          </w:p>
          <w:p w14:paraId="4C38B21F" w14:textId="77777777" w:rsidR="005A2B77" w:rsidRDefault="00710B60" w:rsidP="00710B60">
            <w:pPr>
              <w:spacing w:after="120" w:line="240" w:lineRule="auto"/>
              <w:jc w:val="both"/>
              <w:rPr>
                <w:rFonts w:cs="Calibri"/>
                <w:szCs w:val="20"/>
              </w:rPr>
            </w:pPr>
            <w:r>
              <w:rPr>
                <w:rFonts w:cs="Calibri"/>
                <w:szCs w:val="20"/>
              </w:rPr>
              <w:t>El sistema debe solicitar, al menos, la siguiente información:</w:t>
            </w:r>
          </w:p>
          <w:p w14:paraId="3616273A" w14:textId="77777777" w:rsidR="00710B60" w:rsidRDefault="00710B60" w:rsidP="0071749B">
            <w:pPr>
              <w:pStyle w:val="Prrafodelista"/>
              <w:numPr>
                <w:ilvl w:val="0"/>
                <w:numId w:val="39"/>
              </w:numPr>
              <w:spacing w:after="120" w:line="240" w:lineRule="auto"/>
              <w:ind w:left="697" w:hanging="357"/>
              <w:contextualSpacing w:val="0"/>
              <w:jc w:val="both"/>
              <w:rPr>
                <w:rFonts w:cs="Calibri"/>
                <w:szCs w:val="20"/>
              </w:rPr>
            </w:pPr>
            <w:r>
              <w:rPr>
                <w:rFonts w:cs="Calibri"/>
                <w:szCs w:val="20"/>
              </w:rPr>
              <w:t>Nombre completo de la persona designada como punto focal.</w:t>
            </w:r>
          </w:p>
          <w:p w14:paraId="0AEBBF5B" w14:textId="77777777" w:rsidR="00710B60" w:rsidRDefault="00710B60" w:rsidP="0071749B">
            <w:pPr>
              <w:pStyle w:val="Prrafodelista"/>
              <w:numPr>
                <w:ilvl w:val="0"/>
                <w:numId w:val="39"/>
              </w:numPr>
              <w:spacing w:after="120" w:line="240" w:lineRule="auto"/>
              <w:ind w:left="697" w:hanging="357"/>
              <w:contextualSpacing w:val="0"/>
              <w:jc w:val="both"/>
              <w:rPr>
                <w:rFonts w:cs="Calibri"/>
                <w:szCs w:val="20"/>
              </w:rPr>
            </w:pPr>
            <w:r>
              <w:rPr>
                <w:rFonts w:cs="Calibri"/>
                <w:szCs w:val="20"/>
              </w:rPr>
              <w:t>Cargo.</w:t>
            </w:r>
          </w:p>
          <w:p w14:paraId="1118AD06" w14:textId="77777777" w:rsidR="00710B60" w:rsidRDefault="00710B60" w:rsidP="0071749B">
            <w:pPr>
              <w:pStyle w:val="Prrafodelista"/>
              <w:numPr>
                <w:ilvl w:val="0"/>
                <w:numId w:val="39"/>
              </w:numPr>
              <w:spacing w:after="120" w:line="240" w:lineRule="auto"/>
              <w:ind w:left="697" w:hanging="357"/>
              <w:contextualSpacing w:val="0"/>
              <w:jc w:val="both"/>
              <w:rPr>
                <w:rFonts w:cs="Calibri"/>
                <w:szCs w:val="20"/>
              </w:rPr>
            </w:pPr>
            <w:r>
              <w:rPr>
                <w:rFonts w:cs="Calibri"/>
                <w:szCs w:val="20"/>
              </w:rPr>
              <w:t>Contactos: Número telefónico fijo, número telefónico móvil, dirección de correo electrónico.</w:t>
            </w:r>
          </w:p>
          <w:p w14:paraId="7AB28409" w14:textId="77777777" w:rsidR="00710B60" w:rsidRDefault="00710B60" w:rsidP="0071749B">
            <w:pPr>
              <w:pStyle w:val="Prrafodelista"/>
              <w:numPr>
                <w:ilvl w:val="0"/>
                <w:numId w:val="39"/>
              </w:numPr>
              <w:spacing w:after="120" w:line="240" w:lineRule="auto"/>
              <w:ind w:left="697" w:hanging="357"/>
              <w:contextualSpacing w:val="0"/>
              <w:jc w:val="both"/>
              <w:rPr>
                <w:rFonts w:cs="Calibri"/>
                <w:szCs w:val="20"/>
              </w:rPr>
            </w:pPr>
            <w:r>
              <w:rPr>
                <w:rFonts w:cs="Calibri"/>
                <w:szCs w:val="20"/>
              </w:rPr>
              <w:t>Institución a la cual representa.</w:t>
            </w:r>
          </w:p>
          <w:p w14:paraId="2D804AB3" w14:textId="77777777" w:rsidR="005A2B77" w:rsidRPr="009F56AD" w:rsidRDefault="00710B60" w:rsidP="0071749B">
            <w:pPr>
              <w:pStyle w:val="Prrafodelista"/>
              <w:numPr>
                <w:ilvl w:val="0"/>
                <w:numId w:val="39"/>
              </w:numPr>
              <w:spacing w:after="120" w:line="240" w:lineRule="auto"/>
              <w:ind w:left="697" w:hanging="357"/>
              <w:contextualSpacing w:val="0"/>
              <w:jc w:val="both"/>
              <w:rPr>
                <w:rFonts w:cs="Calibri"/>
                <w:szCs w:val="20"/>
              </w:rPr>
            </w:pPr>
            <w:r>
              <w:rPr>
                <w:rFonts w:cs="Calibri"/>
                <w:szCs w:val="20"/>
              </w:rPr>
              <w:lastRenderedPageBreak/>
              <w:t>Estado del punto focal: Vigente</w:t>
            </w:r>
            <w:r w:rsidR="009F56AD">
              <w:rPr>
                <w:rFonts w:cs="Calibri"/>
                <w:szCs w:val="20"/>
              </w:rPr>
              <w:t xml:space="preserve"> o</w:t>
            </w:r>
            <w:r>
              <w:rPr>
                <w:rFonts w:cs="Calibri"/>
                <w:szCs w:val="20"/>
              </w:rPr>
              <w:t xml:space="preserve"> no vigente.</w:t>
            </w:r>
          </w:p>
        </w:tc>
      </w:tr>
      <w:tr w:rsidR="005A2B77" w:rsidRPr="007D7497" w14:paraId="3A38BD3D" w14:textId="77777777" w:rsidTr="00684FB4">
        <w:trPr>
          <w:tblCellSpacing w:w="11" w:type="dxa"/>
        </w:trPr>
        <w:tc>
          <w:tcPr>
            <w:tcW w:w="2235" w:type="dxa"/>
            <w:shd w:val="clear" w:color="auto" w:fill="D9E2F3" w:themeFill="accent1" w:themeFillTint="33"/>
            <w:vAlign w:val="center"/>
          </w:tcPr>
          <w:p w14:paraId="02E327AB"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5F75833E" w14:textId="77777777" w:rsidR="005A2B77" w:rsidRPr="007D7497" w:rsidRDefault="006335B4" w:rsidP="006F32D3">
            <w:pPr>
              <w:spacing w:before="120" w:after="120"/>
              <w:jc w:val="both"/>
              <w:rPr>
                <w:rFonts w:asciiTheme="minorHAnsi" w:hAnsiTheme="minorHAnsi" w:cstheme="minorHAnsi"/>
                <w:lang w:val="es-MX"/>
              </w:rPr>
            </w:pPr>
            <w:r>
              <w:rPr>
                <w:rFonts w:asciiTheme="minorHAnsi" w:hAnsiTheme="minorHAnsi" w:cstheme="minorHAnsi"/>
                <w:lang w:val="es-MX"/>
              </w:rPr>
              <w:t>Administrador</w:t>
            </w:r>
          </w:p>
        </w:tc>
      </w:tr>
      <w:tr w:rsidR="005A2B77" w:rsidRPr="007D7497" w14:paraId="26355DEC" w14:textId="77777777" w:rsidTr="00684FB4">
        <w:trPr>
          <w:tblCellSpacing w:w="11" w:type="dxa"/>
        </w:trPr>
        <w:tc>
          <w:tcPr>
            <w:tcW w:w="2235" w:type="dxa"/>
            <w:shd w:val="clear" w:color="auto" w:fill="D9E2F3" w:themeFill="accent1" w:themeFillTint="33"/>
            <w:vAlign w:val="center"/>
          </w:tcPr>
          <w:p w14:paraId="2DC0A43A"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52692175" w14:textId="77777777" w:rsidR="005A2B77" w:rsidRPr="007D7497" w:rsidRDefault="005A2B77" w:rsidP="006F32D3">
            <w:pPr>
              <w:spacing w:before="120" w:after="120"/>
              <w:jc w:val="both"/>
              <w:rPr>
                <w:rFonts w:asciiTheme="minorHAnsi" w:hAnsiTheme="minorHAnsi" w:cstheme="minorHAnsi"/>
                <w:lang w:val="es-MX"/>
              </w:rPr>
            </w:pPr>
          </w:p>
        </w:tc>
      </w:tr>
    </w:tbl>
    <w:p w14:paraId="6860E718" w14:textId="5E8600EF" w:rsidR="005A2B77" w:rsidRDefault="003A1F37" w:rsidP="005A2B77">
      <w:pPr>
        <w:pStyle w:val="Ttulo4"/>
      </w:pPr>
      <w:bookmarkStart w:id="29" w:name="_Toc14803661"/>
      <w:r>
        <w:t>RF019</w:t>
      </w:r>
      <w:r w:rsidR="005A2B77" w:rsidRPr="00D438BB">
        <w:t xml:space="preserve">: </w:t>
      </w:r>
      <w:r w:rsidR="005A2B77">
        <w:t>Gestión de la carpeta de casos y restricción para visualización</w:t>
      </w:r>
      <w:bookmarkEnd w:id="29"/>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48B90B9E" w14:textId="77777777" w:rsidTr="00684FB4">
        <w:trPr>
          <w:tblCellSpacing w:w="11" w:type="dxa"/>
        </w:trPr>
        <w:tc>
          <w:tcPr>
            <w:tcW w:w="2235" w:type="dxa"/>
            <w:shd w:val="clear" w:color="auto" w:fill="D9E2F3" w:themeFill="accent1" w:themeFillTint="33"/>
            <w:vAlign w:val="center"/>
          </w:tcPr>
          <w:p w14:paraId="688E850B" w14:textId="77777777" w:rsidR="005A2B77" w:rsidRPr="001C39D7" w:rsidRDefault="005A2B77" w:rsidP="006F32D3">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3E92E477" w14:textId="77777777" w:rsidR="005A2B77" w:rsidRDefault="005A2B77" w:rsidP="00D13081">
            <w:pPr>
              <w:spacing w:beforeLines="60" w:before="144" w:afterLines="60" w:after="144" w:line="240" w:lineRule="auto"/>
              <w:jc w:val="both"/>
            </w:pPr>
            <w:r>
              <w:t>Las carpetas de casos corresponden a una herramienta utilizada por los profesionales para almacenar información relevante de cada caso particular, por lo que su contenido es de carácter sensible y confidencial.</w:t>
            </w:r>
          </w:p>
          <w:p w14:paraId="24539188" w14:textId="77777777" w:rsidR="005A2B77" w:rsidRDefault="005A2B77" w:rsidP="00D13081">
            <w:pPr>
              <w:spacing w:beforeLines="60" w:before="144" w:afterLines="60" w:after="144" w:line="240" w:lineRule="auto"/>
              <w:jc w:val="both"/>
              <w:rPr>
                <w:rFonts w:cs="Calibri"/>
                <w:szCs w:val="20"/>
              </w:rPr>
            </w:pPr>
            <w:r w:rsidRPr="00396BEB">
              <w:t xml:space="preserve">Una carpeta de casos está compuesta por </w:t>
            </w:r>
            <w:r w:rsidR="00D13081">
              <w:t>la Ficha interna reservada</w:t>
            </w:r>
            <w:r w:rsidRPr="00396BEB">
              <w:t xml:space="preserve">, más </w:t>
            </w:r>
            <w:r w:rsidR="00D13081">
              <w:t xml:space="preserve">datos </w:t>
            </w:r>
            <w:r w:rsidR="00645D56">
              <w:t>privados</w:t>
            </w:r>
            <w:r w:rsidR="00D13081">
              <w:t xml:space="preserve"> como: </w:t>
            </w:r>
            <w:r>
              <w:rPr>
                <w:rFonts w:cs="Calibri"/>
                <w:szCs w:val="20"/>
              </w:rPr>
              <w:t>E</w:t>
            </w:r>
            <w:r w:rsidRPr="00A11D3B">
              <w:rPr>
                <w:rFonts w:cs="Calibri"/>
                <w:szCs w:val="20"/>
              </w:rPr>
              <w:t>xpediente de documentos</w:t>
            </w:r>
            <w:r w:rsidR="00D13081">
              <w:rPr>
                <w:rFonts w:cs="Calibri"/>
                <w:szCs w:val="20"/>
              </w:rPr>
              <w:t xml:space="preserve"> (archivos adjuntos)</w:t>
            </w:r>
            <w:r w:rsidRPr="00A11D3B">
              <w:rPr>
                <w:rFonts w:cs="Calibri"/>
                <w:szCs w:val="20"/>
              </w:rPr>
              <w:t>, antecedentes del caso, registro de acciones</w:t>
            </w:r>
            <w:r w:rsidR="00645D56">
              <w:rPr>
                <w:rFonts w:cs="Calibri"/>
                <w:szCs w:val="20"/>
              </w:rPr>
              <w:t>,</w:t>
            </w:r>
            <w:r w:rsidRPr="00A11D3B">
              <w:rPr>
                <w:rFonts w:cs="Calibri"/>
                <w:szCs w:val="20"/>
              </w:rPr>
              <w:t xml:space="preserve"> próximas acciones</w:t>
            </w:r>
            <w:r w:rsidR="00D13081">
              <w:rPr>
                <w:rFonts w:cs="Calibri"/>
                <w:szCs w:val="20"/>
              </w:rPr>
              <w:t>, etc</w:t>
            </w:r>
            <w:r w:rsidRPr="00A11D3B">
              <w:rPr>
                <w:rFonts w:cs="Calibri"/>
                <w:szCs w:val="20"/>
              </w:rPr>
              <w:t>.</w:t>
            </w:r>
          </w:p>
          <w:p w14:paraId="3502E241" w14:textId="77777777" w:rsidR="00D13081" w:rsidRDefault="00D13081" w:rsidP="00D13081">
            <w:pPr>
              <w:spacing w:beforeLines="60" w:before="144" w:afterLines="60" w:after="144" w:line="240" w:lineRule="auto"/>
              <w:jc w:val="both"/>
              <w:rPr>
                <w:rFonts w:cs="Calibri"/>
                <w:szCs w:val="20"/>
              </w:rPr>
            </w:pPr>
            <w:r>
              <w:rPr>
                <w:rFonts w:cs="Calibri"/>
                <w:szCs w:val="20"/>
              </w:rPr>
              <w:t xml:space="preserve">Debido a la importancia y </w:t>
            </w:r>
            <w:r w:rsidR="00645D56">
              <w:rPr>
                <w:rFonts w:cs="Calibri"/>
                <w:szCs w:val="20"/>
              </w:rPr>
              <w:t>reserva</w:t>
            </w:r>
            <w:r>
              <w:rPr>
                <w:rFonts w:cs="Calibri"/>
                <w:szCs w:val="20"/>
              </w:rPr>
              <w:t xml:space="preserve"> de los datos registrados en un caso, el sistema debe considerar las siguientes medidas de protección y auditoría de la información:</w:t>
            </w:r>
          </w:p>
          <w:p w14:paraId="4AAE94E8" w14:textId="0BC30273" w:rsidR="00D13081" w:rsidRPr="008C12B2" w:rsidRDefault="00D13081" w:rsidP="00EB44FE">
            <w:pPr>
              <w:numPr>
                <w:ilvl w:val="0"/>
                <w:numId w:val="38"/>
              </w:numPr>
              <w:spacing w:beforeLines="60" w:before="144" w:afterLines="60" w:after="144" w:line="240" w:lineRule="auto"/>
              <w:jc w:val="both"/>
            </w:pPr>
            <w:r>
              <w:t>Las personas facultadas para acceder a esta información serán</w:t>
            </w:r>
            <w:r w:rsidR="00B20140">
              <w:t>: E</w:t>
            </w:r>
            <w:r>
              <w:t>quipos de trabajo de la Unidad de Protección de Derechos y Representación Judicial, Director de la misma Unidad</w:t>
            </w:r>
            <w:r w:rsidR="00B20140">
              <w:t xml:space="preserve">, </w:t>
            </w:r>
            <w:r>
              <w:t>Defensora</w:t>
            </w:r>
            <w:r w:rsidR="00B20140">
              <w:t xml:space="preserve"> de la Niñez, Coordinadora ejecutiva y Jefe de gabinete</w:t>
            </w:r>
            <w:r>
              <w:t>.</w:t>
            </w:r>
          </w:p>
          <w:p w14:paraId="26935216" w14:textId="77777777" w:rsidR="00D13081" w:rsidRDefault="00D13081" w:rsidP="00EB44FE">
            <w:pPr>
              <w:numPr>
                <w:ilvl w:val="0"/>
                <w:numId w:val="38"/>
              </w:numPr>
              <w:spacing w:beforeLines="60" w:before="144" w:afterLines="60" w:after="144" w:line="240" w:lineRule="auto"/>
              <w:jc w:val="both"/>
            </w:pPr>
            <w:r>
              <w:t>En caso de que uno de los profesionales antes mencionados abandone la institución, el sistema debe proporcionar los mecanismos que permitan deshabilitar los permisos de visualización de documentos de forma rápida y sencilla. Para esto existirá, de forma obligatoria, el ingreso del administrador del sistema, o un funcionario autorizado para estos efectos, a la funcionalidad donde se realiza tal des-habilitación.</w:t>
            </w:r>
          </w:p>
          <w:p w14:paraId="7CC0EC9B" w14:textId="3C6F0637" w:rsidR="00D13081" w:rsidRDefault="00D13081" w:rsidP="00EB44FE">
            <w:pPr>
              <w:numPr>
                <w:ilvl w:val="0"/>
                <w:numId w:val="38"/>
              </w:numPr>
              <w:spacing w:beforeLines="60" w:before="144" w:afterLines="60" w:after="144" w:line="240" w:lineRule="auto"/>
              <w:jc w:val="both"/>
            </w:pPr>
            <w:r w:rsidRPr="00EB44FE">
              <w:t xml:space="preserve">El sistema registrará las visitas a la carpeta digital del caso, registrando la navegación e identificando el tipo de información a la que el usuario </w:t>
            </w:r>
            <w:r w:rsidR="00FD19B2">
              <w:rPr>
                <w:rFonts w:asciiTheme="minorHAnsi" w:hAnsiTheme="minorHAnsi"/>
                <w:lang w:val="es-ES_tradnl"/>
              </w:rPr>
              <w:t xml:space="preserve">interno </w:t>
            </w:r>
            <w:r w:rsidRPr="00EB44FE">
              <w:t xml:space="preserve">tuvo acceso. Para lo anterior, se registrará: El caso visitado, el acceso a información protegida, el acceso a archivos adjuntos protegidos, usuario </w:t>
            </w:r>
            <w:r w:rsidR="00FD19B2">
              <w:rPr>
                <w:rFonts w:asciiTheme="minorHAnsi" w:hAnsiTheme="minorHAnsi"/>
                <w:lang w:val="es-ES_tradnl"/>
              </w:rPr>
              <w:t xml:space="preserve">interno </w:t>
            </w:r>
            <w:r w:rsidRPr="00EB44FE">
              <w:t xml:space="preserve">que accede a la información, </w:t>
            </w:r>
            <w:r w:rsidR="00B20140">
              <w:t xml:space="preserve">IP del equipo desde el cual se conectó, </w:t>
            </w:r>
            <w:r w:rsidRPr="00EB44FE">
              <w:t xml:space="preserve">fecha y hora del acceso. </w:t>
            </w:r>
          </w:p>
          <w:p w14:paraId="63676D03" w14:textId="0A27ED62" w:rsidR="008A2D4F" w:rsidRPr="008A2D4F" w:rsidRDefault="008A2D4F" w:rsidP="00EB44FE">
            <w:pPr>
              <w:numPr>
                <w:ilvl w:val="0"/>
                <w:numId w:val="38"/>
              </w:numPr>
              <w:spacing w:beforeLines="60" w:before="144" w:afterLines="60" w:after="144" w:line="240" w:lineRule="auto"/>
              <w:jc w:val="both"/>
              <w:rPr>
                <w:b/>
              </w:rPr>
            </w:pPr>
            <w:r w:rsidRPr="008A2D4F">
              <w:rPr>
                <w:b/>
              </w:rPr>
              <w:t>AGREGAR LA HISTORIA DE LASS PERSONAS QUE INCLUSO INGRESARON A VISUALIZAR.</w:t>
            </w:r>
          </w:p>
          <w:p w14:paraId="1ED923A3" w14:textId="77777777" w:rsidR="00EB44FE" w:rsidRDefault="00EB44FE" w:rsidP="00EB44FE">
            <w:pPr>
              <w:numPr>
                <w:ilvl w:val="0"/>
                <w:numId w:val="38"/>
              </w:numPr>
              <w:spacing w:beforeLines="60" w:before="144" w:afterLines="60" w:after="144" w:line="240" w:lineRule="auto"/>
              <w:jc w:val="both"/>
            </w:pPr>
            <w:r>
              <w:t xml:space="preserve">El sistema permitirá al usuario responsable del caso registrar la persona que tiene en su poder la carpeta física del caso, indicando: Nombre de la persona, fecha y hora de retiro, fecha y hora máxima de entrega. </w:t>
            </w:r>
          </w:p>
          <w:p w14:paraId="58D63EEC" w14:textId="344EAA5B" w:rsidR="00EB44FE" w:rsidRDefault="00EB44FE" w:rsidP="00EB44FE">
            <w:pPr>
              <w:numPr>
                <w:ilvl w:val="1"/>
                <w:numId w:val="38"/>
              </w:numPr>
              <w:spacing w:beforeLines="60" w:before="144" w:afterLines="60" w:after="144" w:line="240" w:lineRule="auto"/>
              <w:jc w:val="both"/>
            </w:pPr>
            <w:r>
              <w:t>El registro en el sistema de la devolución de la carpeta física, será obligación del usuario responsable del caso.</w:t>
            </w:r>
          </w:p>
          <w:p w14:paraId="6F6C0A6E" w14:textId="63C99F0D" w:rsidR="00EB44FE" w:rsidRPr="00EB44FE" w:rsidRDefault="00EB44FE" w:rsidP="00EB44FE">
            <w:pPr>
              <w:numPr>
                <w:ilvl w:val="1"/>
                <w:numId w:val="38"/>
              </w:numPr>
              <w:spacing w:beforeLines="60" w:before="144" w:afterLines="60" w:after="144" w:line="240" w:lineRule="auto"/>
              <w:jc w:val="both"/>
            </w:pPr>
            <w:r>
              <w:t>El sistema enviará una alerta al responsable del caso, el Director de la Unidad de Protección de Derechos y Representación Judicial, C</w:t>
            </w:r>
            <w:r w:rsidR="00332DFE">
              <w:t>oordinadora nacional,</w:t>
            </w:r>
            <w:r>
              <w:t xml:space="preserve"> Defensora</w:t>
            </w:r>
            <w:r w:rsidR="00332DFE">
              <w:t xml:space="preserve"> de la Niñez, Director de la Unidad de Estudios y Gestión y Jefe directo del responsable del caso</w:t>
            </w:r>
            <w:r>
              <w:t xml:space="preserve"> cuando una carpeta física no se haya devuelto.</w:t>
            </w:r>
          </w:p>
          <w:p w14:paraId="1C10B9EA" w14:textId="6976035E" w:rsidR="00D13081" w:rsidRPr="00EB44FE" w:rsidRDefault="00D13081" w:rsidP="00EB44FE">
            <w:pPr>
              <w:numPr>
                <w:ilvl w:val="0"/>
                <w:numId w:val="38"/>
              </w:numPr>
              <w:spacing w:beforeLines="60" w:before="144" w:afterLines="60" w:after="144" w:line="240" w:lineRule="auto"/>
              <w:jc w:val="both"/>
            </w:pPr>
            <w:r>
              <w:t xml:space="preserve">El sistema debe almacenar los datos </w:t>
            </w:r>
            <w:r w:rsidR="00645D56">
              <w:t>privados</w:t>
            </w:r>
            <w:r>
              <w:t xml:space="preserve"> del caso en forma encriptado en la base de datos.</w:t>
            </w:r>
          </w:p>
        </w:tc>
      </w:tr>
      <w:tr w:rsidR="005A2B77" w:rsidRPr="007D7497" w14:paraId="540ACC2A" w14:textId="77777777" w:rsidTr="00684FB4">
        <w:trPr>
          <w:tblCellSpacing w:w="11" w:type="dxa"/>
        </w:trPr>
        <w:tc>
          <w:tcPr>
            <w:tcW w:w="2235" w:type="dxa"/>
            <w:shd w:val="clear" w:color="auto" w:fill="D9E2F3" w:themeFill="accent1" w:themeFillTint="33"/>
            <w:vAlign w:val="center"/>
          </w:tcPr>
          <w:p w14:paraId="7DFF7C6B" w14:textId="77777777" w:rsidR="005A2B77" w:rsidRPr="007D7497" w:rsidRDefault="005A2B77" w:rsidP="006F32D3">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4D5514C6" w14:textId="77777777" w:rsidR="005A2B77" w:rsidRPr="005A2B77" w:rsidRDefault="00875D83" w:rsidP="00875D83">
            <w:pPr>
              <w:spacing w:after="120" w:line="240" w:lineRule="auto"/>
              <w:jc w:val="both"/>
              <w:rPr>
                <w:rFonts w:asciiTheme="minorHAnsi" w:hAnsiTheme="minorHAnsi" w:cstheme="minorHAnsi"/>
              </w:rPr>
            </w:pPr>
            <w:r>
              <w:rPr>
                <w:lang w:val="es-MX"/>
              </w:rPr>
              <w:t>Responsable del caso, E</w:t>
            </w:r>
            <w:r>
              <w:t>quipo de trabajo de la Unidad de Protección de Derechos y Representación Judicial, Director de la misma Unidad y Defensora.</w:t>
            </w:r>
          </w:p>
        </w:tc>
      </w:tr>
      <w:tr w:rsidR="005A2B77" w:rsidRPr="007D7497" w14:paraId="5AEE1AEF" w14:textId="77777777" w:rsidTr="00684FB4">
        <w:trPr>
          <w:tblCellSpacing w:w="11" w:type="dxa"/>
        </w:trPr>
        <w:tc>
          <w:tcPr>
            <w:tcW w:w="2235" w:type="dxa"/>
            <w:shd w:val="clear" w:color="auto" w:fill="D9E2F3" w:themeFill="accent1" w:themeFillTint="33"/>
            <w:vAlign w:val="center"/>
          </w:tcPr>
          <w:p w14:paraId="3D47581A" w14:textId="77777777" w:rsidR="005A2B77" w:rsidRPr="007D7497" w:rsidRDefault="005A2B77" w:rsidP="006F32D3">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750BA60C" w14:textId="77777777" w:rsidR="005A2B77" w:rsidRPr="007D7497" w:rsidRDefault="005A2B77" w:rsidP="006F32D3">
            <w:pPr>
              <w:spacing w:before="40" w:after="40"/>
              <w:jc w:val="both"/>
              <w:rPr>
                <w:rFonts w:asciiTheme="minorHAnsi" w:hAnsiTheme="minorHAnsi" w:cstheme="minorHAnsi"/>
                <w:lang w:val="es-MX"/>
              </w:rPr>
            </w:pPr>
          </w:p>
        </w:tc>
      </w:tr>
    </w:tbl>
    <w:p w14:paraId="7B8C3756" w14:textId="0F77818E" w:rsidR="005A2B77" w:rsidRDefault="005A2B77" w:rsidP="005A2B77">
      <w:pPr>
        <w:pStyle w:val="Ttulo4"/>
      </w:pPr>
      <w:bookmarkStart w:id="30" w:name="_Toc14803662"/>
      <w:r w:rsidRPr="00D438BB">
        <w:t>RF0</w:t>
      </w:r>
      <w:r w:rsidR="003A1F37">
        <w:t>20</w:t>
      </w:r>
      <w:r w:rsidRPr="00D438BB">
        <w:t xml:space="preserve">: </w:t>
      </w:r>
      <w:r w:rsidR="007C6D36">
        <w:t>Vincular o agrupar casos</w:t>
      </w:r>
      <w:bookmarkEnd w:id="30"/>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26EE9F0E" w14:textId="77777777" w:rsidTr="00684FB4">
        <w:trPr>
          <w:tblCellSpacing w:w="11" w:type="dxa"/>
        </w:trPr>
        <w:tc>
          <w:tcPr>
            <w:tcW w:w="2235" w:type="dxa"/>
            <w:shd w:val="clear" w:color="auto" w:fill="D9E2F3" w:themeFill="accent1" w:themeFillTint="33"/>
            <w:vAlign w:val="center"/>
          </w:tcPr>
          <w:p w14:paraId="4D33C964"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56C1D193" w14:textId="5B5BD45D" w:rsidR="003A5CF9" w:rsidRPr="003A5CF9" w:rsidRDefault="003A5CF9" w:rsidP="003A5CF9">
            <w:pPr>
              <w:spacing w:beforeLines="60" w:before="144" w:afterLines="60" w:after="144" w:line="240" w:lineRule="auto"/>
              <w:jc w:val="both"/>
            </w:pPr>
            <w:r w:rsidRPr="003A5CF9">
              <w:t xml:space="preserve">El sistema permitirá vincular o agrupar casos </w:t>
            </w:r>
            <w:r w:rsidR="00190D07">
              <w:t>que involucren a las mismas personas, ya sean víctimas o victimarios.</w:t>
            </w:r>
            <w:r w:rsidRPr="003A5CF9">
              <w:t xml:space="preserve"> Para esto, un usuario </w:t>
            </w:r>
            <w:r w:rsidR="00FD19B2">
              <w:rPr>
                <w:rFonts w:asciiTheme="minorHAnsi" w:hAnsiTheme="minorHAnsi"/>
                <w:lang w:val="es-ES_tradnl"/>
              </w:rPr>
              <w:t xml:space="preserve">interno </w:t>
            </w:r>
            <w:r w:rsidRPr="003A5CF9">
              <w:t xml:space="preserve">de nivel superior, como el Director de la Unidad o la Coordinadora, debe seleccionar los casos y refundirlos en uno, ingresando </w:t>
            </w:r>
            <w:r>
              <w:t>los casos a vincular, más información relacionada a una ficha de asignación</w:t>
            </w:r>
            <w:r w:rsidRPr="003A5CF9">
              <w:t>:</w:t>
            </w:r>
          </w:p>
          <w:p w14:paraId="6491E2D8" w14:textId="77777777" w:rsidR="003A5CF9" w:rsidRPr="003A5CF9" w:rsidRDefault="003A5CF9" w:rsidP="00294B27">
            <w:pPr>
              <w:numPr>
                <w:ilvl w:val="0"/>
                <w:numId w:val="25"/>
              </w:numPr>
              <w:spacing w:beforeLines="60" w:before="144" w:afterLines="60" w:after="144" w:line="240" w:lineRule="auto"/>
              <w:jc w:val="both"/>
            </w:pPr>
            <w:r w:rsidRPr="003A5CF9">
              <w:t>Selección de los casos a vincular.</w:t>
            </w:r>
          </w:p>
          <w:p w14:paraId="4BB86EA1" w14:textId="77777777" w:rsidR="003A5CF9" w:rsidRPr="003A5CF9" w:rsidRDefault="003A5CF9" w:rsidP="00294B27">
            <w:pPr>
              <w:numPr>
                <w:ilvl w:val="0"/>
                <w:numId w:val="25"/>
              </w:numPr>
              <w:spacing w:beforeLines="60" w:before="144" w:afterLines="60" w:after="144" w:line="240" w:lineRule="auto"/>
              <w:jc w:val="both"/>
            </w:pPr>
            <w:r w:rsidRPr="003A5CF9">
              <w:t>Justificación de la vinculación.</w:t>
            </w:r>
          </w:p>
          <w:p w14:paraId="7D79017C" w14:textId="6CEEC95A" w:rsidR="003A5CF9" w:rsidRDefault="003A5CF9" w:rsidP="00294B27">
            <w:pPr>
              <w:numPr>
                <w:ilvl w:val="0"/>
                <w:numId w:val="25"/>
              </w:numPr>
              <w:spacing w:beforeLines="60" w:before="144" w:afterLines="60" w:after="144" w:line="240" w:lineRule="auto"/>
              <w:jc w:val="both"/>
            </w:pPr>
            <w:r>
              <w:t xml:space="preserve">Datos automáticos desplegados en la ficha: Usuario </w:t>
            </w:r>
            <w:r w:rsidR="00FD19B2">
              <w:rPr>
                <w:rFonts w:asciiTheme="minorHAnsi" w:hAnsiTheme="minorHAnsi"/>
                <w:lang w:val="es-ES_tradnl"/>
              </w:rPr>
              <w:t xml:space="preserve">interno </w:t>
            </w:r>
            <w:r>
              <w:t xml:space="preserve">conectado que realiza la </w:t>
            </w:r>
            <w:r w:rsidR="0097595F">
              <w:t>agrupación</w:t>
            </w:r>
            <w:r>
              <w:t>, fecha y hora de la asignación.</w:t>
            </w:r>
          </w:p>
          <w:p w14:paraId="263ADA93" w14:textId="5950698B" w:rsidR="003A5CF9" w:rsidRDefault="003A5CF9" w:rsidP="00294B27">
            <w:pPr>
              <w:numPr>
                <w:ilvl w:val="0"/>
                <w:numId w:val="25"/>
              </w:numPr>
              <w:spacing w:beforeLines="60" w:before="144" w:afterLines="60" w:after="144" w:line="240" w:lineRule="auto"/>
              <w:jc w:val="both"/>
            </w:pPr>
            <w:r>
              <w:t>Materia: Este campo contará con las materias integradas de todos los casos vinculados, sin embargo, de todas formas el usuario</w:t>
            </w:r>
            <w:r w:rsidR="00F06C64">
              <w:t xml:space="preserve"> interno</w:t>
            </w:r>
            <w:r>
              <w:t xml:space="preserve"> podrá seleccionar de un set de posibles materias. Contando con la posibilidad de seleccionar “otras materias”, para lo cual debe ingresar un comentario de la materia de forma obligatoria. Es relevante mencionar que el seleccionar la opción “otras materias” reduce la posibilidad de realizar estadísticas precisas o gestión de forma posterior.</w:t>
            </w:r>
          </w:p>
          <w:p w14:paraId="3ADFFBDD" w14:textId="77777777" w:rsidR="003A5CF9" w:rsidRDefault="003A5CF9" w:rsidP="00294B27">
            <w:pPr>
              <w:numPr>
                <w:ilvl w:val="0"/>
                <w:numId w:val="25"/>
              </w:numPr>
              <w:spacing w:beforeLines="60" w:before="144" w:afterLines="60" w:after="144" w:line="240" w:lineRule="auto"/>
              <w:jc w:val="both"/>
            </w:pPr>
            <w:r>
              <w:t>Derecho vulnerado: Este campo contará con los derechos vulnerados de todos los casos vinculados, sin embargo, de todas formas podrá seleccionar de un set de posibles opciones con todos los derechos vulnerados posibles de asignar.</w:t>
            </w:r>
          </w:p>
          <w:p w14:paraId="3DCE2B8C" w14:textId="7CEDE145" w:rsidR="003A5CF9" w:rsidRDefault="003A5CF9" w:rsidP="00294B27">
            <w:pPr>
              <w:numPr>
                <w:ilvl w:val="0"/>
                <w:numId w:val="25"/>
              </w:numPr>
              <w:spacing w:beforeLines="60" w:before="144" w:afterLines="60" w:after="144" w:line="240" w:lineRule="auto"/>
              <w:jc w:val="both"/>
            </w:pPr>
            <w:r>
              <w:t xml:space="preserve">Profesional responsable: El usuario </w:t>
            </w:r>
            <w:r w:rsidR="00F06C64">
              <w:t xml:space="preserve">interno </w:t>
            </w:r>
            <w:r>
              <w:t>realizará una búsqueda del profesional idóneo como responsable del caso, encargado de supervisar los avances y realizar el seguimiento.</w:t>
            </w:r>
          </w:p>
          <w:p w14:paraId="296960AB" w14:textId="77777777" w:rsidR="003A5CF9" w:rsidRDefault="003A5CF9" w:rsidP="003A5CF9">
            <w:pPr>
              <w:spacing w:beforeLines="60" w:before="144" w:afterLines="60" w:after="144" w:line="240" w:lineRule="auto"/>
              <w:ind w:left="360"/>
              <w:jc w:val="both"/>
            </w:pPr>
            <w:r>
              <w:t>Los criterios de asignación de caso a un profesional, se basan en la connotación misma del caso, ya sea de carácter jurídico o psicosocial.</w:t>
            </w:r>
          </w:p>
          <w:p w14:paraId="4AAE4C8C" w14:textId="76831BA1" w:rsidR="003A5CF9" w:rsidRDefault="00E91910" w:rsidP="00294B27">
            <w:pPr>
              <w:numPr>
                <w:ilvl w:val="0"/>
                <w:numId w:val="25"/>
              </w:numPr>
              <w:spacing w:beforeLines="60" w:before="144" w:afterLines="60" w:after="144" w:line="240" w:lineRule="auto"/>
              <w:jc w:val="both"/>
            </w:pPr>
            <w:r>
              <w:t>Colaborador</w:t>
            </w:r>
            <w:r w:rsidR="003A5CF9">
              <w:t xml:space="preserve">: Esta opción permite registrar </w:t>
            </w:r>
            <w:r>
              <w:t>un profesional</w:t>
            </w:r>
            <w:r w:rsidR="003A5CF9">
              <w:t xml:space="preserve"> como apoyo, de acuerdo a la función que desempeñen en el ciclo de vida de un caso. Es decir, se suma un </w:t>
            </w:r>
            <w:r>
              <w:t>colaborador</w:t>
            </w:r>
            <w:r w:rsidR="003A5CF9">
              <w:t xml:space="preserve"> jurídico o  psicosocial al responsable principal del caso, como líder en las materias relacionadas con su especialidad.</w:t>
            </w:r>
          </w:p>
          <w:p w14:paraId="1BBB7B31" w14:textId="77777777" w:rsidR="003A5CF9" w:rsidRDefault="003A5CF9" w:rsidP="00294B27">
            <w:pPr>
              <w:numPr>
                <w:ilvl w:val="0"/>
                <w:numId w:val="25"/>
              </w:numPr>
              <w:spacing w:beforeLines="60" w:before="144" w:afterLines="60" w:after="144" w:line="240" w:lineRule="auto"/>
              <w:jc w:val="both"/>
            </w:pPr>
            <w:r>
              <w:t>Integrantes del equipo: Selección del equipo de trabajo designado para el caso.</w:t>
            </w:r>
          </w:p>
          <w:p w14:paraId="0271C299" w14:textId="77777777" w:rsidR="003A5CF9" w:rsidRDefault="003A5CF9" w:rsidP="00294B27">
            <w:pPr>
              <w:numPr>
                <w:ilvl w:val="0"/>
                <w:numId w:val="25"/>
              </w:numPr>
              <w:spacing w:beforeLines="60" w:before="144" w:afterLines="60" w:after="144" w:line="240" w:lineRule="auto"/>
              <w:jc w:val="both"/>
            </w:pPr>
            <w:r>
              <w:t>Urgencia de la asignación: Selección del nivel de urgencia (verde, amarillo, rojo).</w:t>
            </w:r>
          </w:p>
          <w:p w14:paraId="6143191C" w14:textId="77777777" w:rsidR="003A5CF9" w:rsidRDefault="003A5CF9" w:rsidP="00294B27">
            <w:pPr>
              <w:numPr>
                <w:ilvl w:val="0"/>
                <w:numId w:val="25"/>
              </w:numPr>
              <w:spacing w:beforeLines="60" w:before="144" w:afterLines="60" w:after="144" w:line="240" w:lineRule="auto"/>
              <w:jc w:val="both"/>
            </w:pPr>
            <w:r>
              <w:t>Instrucciones básicas: Campo de texto libre.</w:t>
            </w:r>
          </w:p>
          <w:p w14:paraId="6627237C" w14:textId="77777777" w:rsidR="003A5CF9" w:rsidRDefault="003A5CF9" w:rsidP="00294B27">
            <w:pPr>
              <w:numPr>
                <w:ilvl w:val="0"/>
                <w:numId w:val="25"/>
              </w:numPr>
              <w:spacing w:beforeLines="60" w:before="144" w:afterLines="60" w:after="144" w:line="240" w:lineRule="auto"/>
              <w:jc w:val="both"/>
            </w:pPr>
            <w:r>
              <w:t>Comentarios: Campo de texto libre.</w:t>
            </w:r>
          </w:p>
          <w:p w14:paraId="06893480" w14:textId="19519FF4" w:rsidR="005A2B77" w:rsidRDefault="003A5CF9" w:rsidP="003A5CF9">
            <w:pPr>
              <w:spacing w:beforeLines="60" w:before="144" w:afterLines="60" w:after="144" w:line="240" w:lineRule="auto"/>
              <w:jc w:val="both"/>
            </w:pPr>
            <w:r w:rsidRPr="003A5CF9">
              <w:t>Este requerimiento tomará como base “</w:t>
            </w:r>
            <w:r w:rsidRPr="003A5CF9">
              <w:rPr>
                <w:i/>
              </w:rPr>
              <w:t>RF0</w:t>
            </w:r>
            <w:r w:rsidR="003A1F37">
              <w:rPr>
                <w:i/>
              </w:rPr>
              <w:t>09</w:t>
            </w:r>
            <w:r w:rsidRPr="003A5CF9">
              <w:rPr>
                <w:i/>
              </w:rPr>
              <w:t>: Asignación de casos a profesionales</w:t>
            </w:r>
            <w:r w:rsidRPr="003A5CF9">
              <w:t>”</w:t>
            </w:r>
            <w:r>
              <w:t>.</w:t>
            </w:r>
          </w:p>
          <w:p w14:paraId="58AFCDEB" w14:textId="4CE803DC" w:rsidR="007C6D36" w:rsidRDefault="007C6D36" w:rsidP="007C6D36">
            <w:pPr>
              <w:spacing w:after="0" w:line="240" w:lineRule="auto"/>
              <w:jc w:val="both"/>
            </w:pPr>
            <w:r>
              <w:t xml:space="preserve">El usuario </w:t>
            </w:r>
            <w:r w:rsidR="00F06C64">
              <w:t xml:space="preserve">interno </w:t>
            </w:r>
            <w:r>
              <w:t xml:space="preserve">podrá revisar la carga de trabajo de los profesionales que serán parte del equipo de trabajo del caso, según lo descrito en el </w:t>
            </w:r>
            <w:r w:rsidR="00004BF6">
              <w:t>requerimiento”</w:t>
            </w:r>
            <w:r w:rsidRPr="00D47C45">
              <w:rPr>
                <w:i/>
              </w:rPr>
              <w:t>RF0</w:t>
            </w:r>
            <w:r w:rsidR="003A1F37">
              <w:rPr>
                <w:i/>
              </w:rPr>
              <w:t>12</w:t>
            </w:r>
            <w:r w:rsidRPr="00D47C45">
              <w:rPr>
                <w:i/>
              </w:rPr>
              <w:t>: Carga de trabajo de profesionales</w:t>
            </w:r>
            <w:r>
              <w:t>”.</w:t>
            </w:r>
          </w:p>
          <w:p w14:paraId="6B7B8BC8" w14:textId="7BE8E90F" w:rsidR="007C6D36" w:rsidRDefault="007C6D36" w:rsidP="007C6D36">
            <w:pPr>
              <w:spacing w:beforeLines="60" w:before="144" w:afterLines="60" w:after="144" w:line="240" w:lineRule="auto"/>
              <w:jc w:val="both"/>
            </w:pPr>
            <w:r>
              <w:lastRenderedPageBreak/>
              <w:t xml:space="preserve">El sistema permitirá el envío de la ficha a los usuarios </w:t>
            </w:r>
            <w:r w:rsidR="00F06C64">
              <w:t xml:space="preserve">internos </w:t>
            </w:r>
            <w:r>
              <w:t>involucrados, informando vía email que cuentan con un nuevo caso asignado.</w:t>
            </w:r>
          </w:p>
          <w:p w14:paraId="7DAE6892" w14:textId="77777777" w:rsidR="007C6D36" w:rsidRPr="003A5CF9" w:rsidRDefault="007C6D36" w:rsidP="007C6D36">
            <w:pPr>
              <w:spacing w:beforeLines="60" w:before="144" w:afterLines="60" w:after="144" w:line="240" w:lineRule="auto"/>
              <w:jc w:val="both"/>
              <w:rPr>
                <w:rFonts w:asciiTheme="minorHAnsi" w:hAnsiTheme="minorHAnsi"/>
                <w:lang w:val="es-ES_tradnl"/>
              </w:rPr>
            </w:pPr>
            <w:r>
              <w:t>Al momento de vincular los casos, se integrará la historia de cada caso en un solo registro, sin embargo, esta vinculación no debiera ser definitiva, ya que es posible que en algún momento unos o más casos de puedan desagrupar.</w:t>
            </w:r>
          </w:p>
        </w:tc>
      </w:tr>
      <w:tr w:rsidR="005A2B77" w:rsidRPr="007D7497" w14:paraId="20E4C821" w14:textId="77777777" w:rsidTr="00684FB4">
        <w:trPr>
          <w:tblCellSpacing w:w="11" w:type="dxa"/>
        </w:trPr>
        <w:tc>
          <w:tcPr>
            <w:tcW w:w="2235" w:type="dxa"/>
            <w:shd w:val="clear" w:color="auto" w:fill="D9E2F3" w:themeFill="accent1" w:themeFillTint="33"/>
            <w:vAlign w:val="center"/>
          </w:tcPr>
          <w:p w14:paraId="2B5892DC" w14:textId="0A19163D"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0006D34C" w14:textId="77777777" w:rsidR="005A2B77" w:rsidRPr="007D7497" w:rsidRDefault="007C6D36" w:rsidP="006F32D3">
            <w:pPr>
              <w:spacing w:before="120" w:after="120"/>
              <w:jc w:val="both"/>
              <w:rPr>
                <w:rFonts w:asciiTheme="minorHAnsi" w:hAnsiTheme="minorHAnsi" w:cstheme="minorHAnsi"/>
                <w:lang w:val="es-MX"/>
              </w:rPr>
            </w:pPr>
            <w:r>
              <w:t>Director de la UPDRJ o profesional designado.</w:t>
            </w:r>
          </w:p>
        </w:tc>
      </w:tr>
      <w:tr w:rsidR="005A2B77" w:rsidRPr="007D7497" w14:paraId="1F4545AA" w14:textId="77777777" w:rsidTr="00684FB4">
        <w:trPr>
          <w:tblCellSpacing w:w="11" w:type="dxa"/>
        </w:trPr>
        <w:tc>
          <w:tcPr>
            <w:tcW w:w="2235" w:type="dxa"/>
            <w:shd w:val="clear" w:color="auto" w:fill="D9E2F3" w:themeFill="accent1" w:themeFillTint="33"/>
            <w:vAlign w:val="center"/>
          </w:tcPr>
          <w:p w14:paraId="03DE5257"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03098523" w14:textId="77777777" w:rsidR="005A2B77" w:rsidRPr="007D7497" w:rsidRDefault="005A2B77" w:rsidP="006F32D3">
            <w:pPr>
              <w:spacing w:before="120" w:after="120"/>
              <w:jc w:val="both"/>
              <w:rPr>
                <w:rFonts w:asciiTheme="minorHAnsi" w:hAnsiTheme="minorHAnsi" w:cstheme="minorHAnsi"/>
                <w:lang w:val="es-MX"/>
              </w:rPr>
            </w:pPr>
          </w:p>
        </w:tc>
      </w:tr>
    </w:tbl>
    <w:p w14:paraId="3F8E5C35" w14:textId="29803BB5" w:rsidR="005A2B77" w:rsidRDefault="003A1F37" w:rsidP="005A2B77">
      <w:pPr>
        <w:pStyle w:val="Ttulo4"/>
      </w:pPr>
      <w:bookmarkStart w:id="31" w:name="_Toc14803663"/>
      <w:r>
        <w:t>RF021</w:t>
      </w:r>
      <w:r w:rsidR="005A2B77" w:rsidRPr="00D438BB">
        <w:t xml:space="preserve">: </w:t>
      </w:r>
      <w:r w:rsidR="003B5AE6">
        <w:t>Desvincular</w:t>
      </w:r>
      <w:r w:rsidR="007C6D36">
        <w:t xml:space="preserve"> o desagrupar casos</w:t>
      </w:r>
      <w:bookmarkEnd w:id="31"/>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2CDE8FE7" w14:textId="77777777" w:rsidTr="00684FB4">
        <w:trPr>
          <w:tblCellSpacing w:w="11" w:type="dxa"/>
        </w:trPr>
        <w:tc>
          <w:tcPr>
            <w:tcW w:w="2235" w:type="dxa"/>
            <w:shd w:val="clear" w:color="auto" w:fill="D9E2F3" w:themeFill="accent1" w:themeFillTint="33"/>
            <w:vAlign w:val="center"/>
          </w:tcPr>
          <w:p w14:paraId="537438BE"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2CB1A28C" w14:textId="3141D1FF" w:rsidR="0097595F" w:rsidRDefault="0097595F" w:rsidP="007C6D36">
            <w:pPr>
              <w:spacing w:after="120" w:line="240" w:lineRule="auto"/>
              <w:jc w:val="both"/>
              <w:rPr>
                <w:rFonts w:cs="Calibri"/>
                <w:szCs w:val="20"/>
              </w:rPr>
            </w:pPr>
            <w:r>
              <w:rPr>
                <w:rFonts w:cs="Calibri"/>
                <w:szCs w:val="20"/>
              </w:rPr>
              <w:t xml:space="preserve">El sistema debe estar preparado para que el usuario </w:t>
            </w:r>
            <w:r w:rsidR="00F06C64">
              <w:rPr>
                <w:rFonts w:cs="Calibri"/>
                <w:szCs w:val="20"/>
              </w:rPr>
              <w:t xml:space="preserve">interno </w:t>
            </w:r>
            <w:r>
              <w:rPr>
                <w:rFonts w:cs="Calibri"/>
                <w:szCs w:val="20"/>
              </w:rPr>
              <w:t>quiera desvincular casos que previamente se han agrupado.</w:t>
            </w:r>
          </w:p>
          <w:p w14:paraId="35B5A050" w14:textId="77777777" w:rsidR="0097595F" w:rsidRDefault="0097595F" w:rsidP="007C6D36">
            <w:pPr>
              <w:spacing w:after="120" w:line="240" w:lineRule="auto"/>
              <w:jc w:val="both"/>
              <w:rPr>
                <w:rFonts w:cs="Calibri"/>
                <w:szCs w:val="20"/>
              </w:rPr>
            </w:pPr>
            <w:r>
              <w:rPr>
                <w:rFonts w:cs="Calibri"/>
                <w:szCs w:val="20"/>
              </w:rPr>
              <w:t>Para esto, debe realizar las siguientes actividades en el sistema:</w:t>
            </w:r>
          </w:p>
          <w:p w14:paraId="13D3F388" w14:textId="77777777" w:rsidR="0097595F" w:rsidRDefault="0097595F" w:rsidP="00294B27">
            <w:pPr>
              <w:pStyle w:val="Prrafodelista"/>
              <w:numPr>
                <w:ilvl w:val="0"/>
                <w:numId w:val="26"/>
              </w:numPr>
              <w:spacing w:after="120" w:line="240" w:lineRule="auto"/>
              <w:jc w:val="both"/>
              <w:rPr>
                <w:rFonts w:cs="Calibri"/>
                <w:szCs w:val="20"/>
              </w:rPr>
            </w:pPr>
            <w:r>
              <w:rPr>
                <w:rFonts w:cs="Calibri"/>
                <w:szCs w:val="20"/>
              </w:rPr>
              <w:t>Seleccionar los casos que necesita desvincular, ya que no necesariamente son todos los casos agrupados.</w:t>
            </w:r>
          </w:p>
          <w:p w14:paraId="45327369" w14:textId="77777777" w:rsidR="0097595F" w:rsidRDefault="0097595F" w:rsidP="00294B27">
            <w:pPr>
              <w:pStyle w:val="Prrafodelista"/>
              <w:numPr>
                <w:ilvl w:val="0"/>
                <w:numId w:val="26"/>
              </w:numPr>
              <w:spacing w:after="120" w:line="240" w:lineRule="auto"/>
              <w:jc w:val="both"/>
              <w:rPr>
                <w:rFonts w:cs="Calibri"/>
                <w:szCs w:val="20"/>
              </w:rPr>
            </w:pPr>
            <w:r>
              <w:rPr>
                <w:rFonts w:cs="Calibri"/>
                <w:szCs w:val="20"/>
              </w:rPr>
              <w:t>Ingresar una justificación general para la desvinculación.</w:t>
            </w:r>
          </w:p>
          <w:p w14:paraId="3B82562A" w14:textId="77777777" w:rsidR="0097595F" w:rsidRDefault="0097595F" w:rsidP="0097595F">
            <w:pPr>
              <w:spacing w:after="120" w:line="240" w:lineRule="auto"/>
              <w:jc w:val="both"/>
              <w:rPr>
                <w:rFonts w:cs="Calibri"/>
                <w:szCs w:val="20"/>
              </w:rPr>
            </w:pPr>
            <w:r>
              <w:rPr>
                <w:rFonts w:cs="Calibri"/>
                <w:szCs w:val="20"/>
              </w:rPr>
              <w:t>Luego, por cada caso desvinculado, ingresar la siguiente información:</w:t>
            </w:r>
          </w:p>
          <w:p w14:paraId="12306CFE" w14:textId="41821FF6" w:rsidR="0097595F" w:rsidRDefault="0097595F" w:rsidP="00294B27">
            <w:pPr>
              <w:numPr>
                <w:ilvl w:val="0"/>
                <w:numId w:val="27"/>
              </w:numPr>
              <w:spacing w:beforeLines="60" w:before="144" w:afterLines="60" w:after="144" w:line="240" w:lineRule="auto"/>
              <w:ind w:left="720"/>
              <w:jc w:val="both"/>
            </w:pPr>
            <w:r>
              <w:t xml:space="preserve">Datos automáticos desplegados en la ficha: Usuario </w:t>
            </w:r>
            <w:r w:rsidR="00F06C64">
              <w:rPr>
                <w:rFonts w:cs="Calibri"/>
                <w:szCs w:val="20"/>
              </w:rPr>
              <w:t xml:space="preserve">interno </w:t>
            </w:r>
            <w:r>
              <w:t>conectado que realiza la desvinculación, fecha y hora de la asignación.</w:t>
            </w:r>
          </w:p>
          <w:p w14:paraId="66D1F6AE" w14:textId="3810FC28" w:rsidR="0097595F" w:rsidRDefault="0097595F" w:rsidP="00294B27">
            <w:pPr>
              <w:numPr>
                <w:ilvl w:val="0"/>
                <w:numId w:val="27"/>
              </w:numPr>
              <w:spacing w:beforeLines="60" w:before="144" w:afterLines="60" w:after="144" w:line="240" w:lineRule="auto"/>
              <w:ind w:left="720"/>
              <w:jc w:val="both"/>
            </w:pPr>
            <w:r>
              <w:t xml:space="preserve">Materia: Este campo contará con las materias definidas para el caso agrupado, sin embargo, de todas formas el usuario </w:t>
            </w:r>
            <w:r w:rsidR="00F06C64">
              <w:rPr>
                <w:rFonts w:cs="Calibri"/>
                <w:szCs w:val="20"/>
              </w:rPr>
              <w:t xml:space="preserve">interno </w:t>
            </w:r>
            <w:r>
              <w:t>podrá seleccionar de un set de posibles materias. Contando con la posibilidad de seleccionar “otras materias”, para lo cual debe ingresar un comentario de la materia de forma obligatoria. Es relevante mencionar que el seleccionar la opción “otras materias” reduce la posibilidad de realizar estadísticas precisas o gestión de forma posterior.</w:t>
            </w:r>
          </w:p>
          <w:p w14:paraId="1FF16A13" w14:textId="77777777" w:rsidR="0097595F" w:rsidRDefault="0097595F" w:rsidP="00294B27">
            <w:pPr>
              <w:numPr>
                <w:ilvl w:val="0"/>
                <w:numId w:val="27"/>
              </w:numPr>
              <w:spacing w:beforeLines="60" w:before="144" w:afterLines="60" w:after="144" w:line="240" w:lineRule="auto"/>
              <w:ind w:left="720"/>
              <w:jc w:val="both"/>
            </w:pPr>
            <w:r>
              <w:t>Derecho vulnerado: Este campo contará con los derechos vulnerados para el caso agrupado, sin embargo, de todas formas podrá seleccionar de un set de posibles opciones con todos los derechos vulnerados posibles de asignar.</w:t>
            </w:r>
          </w:p>
          <w:p w14:paraId="0B7F0DDB" w14:textId="7EA6518F" w:rsidR="0097595F" w:rsidRDefault="0097595F" w:rsidP="00294B27">
            <w:pPr>
              <w:numPr>
                <w:ilvl w:val="0"/>
                <w:numId w:val="27"/>
              </w:numPr>
              <w:spacing w:beforeLines="60" w:before="144" w:afterLines="60" w:after="144" w:line="240" w:lineRule="auto"/>
              <w:ind w:left="720"/>
              <w:jc w:val="both"/>
            </w:pPr>
            <w:r>
              <w:t xml:space="preserve">Profesional responsable: El usuario </w:t>
            </w:r>
            <w:r w:rsidR="00F06C64">
              <w:rPr>
                <w:rFonts w:cs="Calibri"/>
                <w:szCs w:val="20"/>
              </w:rPr>
              <w:t xml:space="preserve">interno </w:t>
            </w:r>
            <w:r>
              <w:t>realizará una búsqueda del profesional idóneo como responsable del caso, encargado de supervisar los avances y realizar el seguimiento.</w:t>
            </w:r>
            <w:r w:rsidR="0040226F">
              <w:t xml:space="preserve"> En esta situación excepcional, el sistema presentará el responsable anterior a la vinculación del caso.</w:t>
            </w:r>
          </w:p>
          <w:p w14:paraId="244351D1" w14:textId="107B988F" w:rsidR="0097595F" w:rsidRDefault="00E91910" w:rsidP="00294B27">
            <w:pPr>
              <w:numPr>
                <w:ilvl w:val="0"/>
                <w:numId w:val="27"/>
              </w:numPr>
              <w:spacing w:beforeLines="60" w:before="144" w:afterLines="60" w:after="144" w:line="240" w:lineRule="auto"/>
              <w:ind w:left="720"/>
              <w:jc w:val="both"/>
            </w:pPr>
            <w:r>
              <w:t>Colaborador</w:t>
            </w:r>
            <w:r w:rsidR="0097595F">
              <w:t xml:space="preserve">: Esta opción permite registrar </w:t>
            </w:r>
            <w:r>
              <w:t>a un profesional</w:t>
            </w:r>
            <w:r w:rsidR="0097595F">
              <w:t xml:space="preserve"> como apoyo, de acuerdo a la función que desempeñen en el ciclo de vida de un caso. Es decir, se suma un </w:t>
            </w:r>
            <w:r>
              <w:t>colaborador</w:t>
            </w:r>
            <w:r w:rsidR="0097595F">
              <w:t xml:space="preserve"> jurídico o  psicosocial al responsable principal del caso, como líder en las materias relacionadas con su especialidad.</w:t>
            </w:r>
            <w:r w:rsidR="0040226F">
              <w:t xml:space="preserve"> En esta situación excepcional, el sistema presentará el profesional de apoyo anterior a la vinculación del caso.</w:t>
            </w:r>
          </w:p>
          <w:p w14:paraId="45A68ECD" w14:textId="77777777" w:rsidR="0097595F" w:rsidRDefault="0097595F" w:rsidP="00294B27">
            <w:pPr>
              <w:numPr>
                <w:ilvl w:val="0"/>
                <w:numId w:val="27"/>
              </w:numPr>
              <w:spacing w:beforeLines="60" w:before="144" w:afterLines="60" w:after="144" w:line="240" w:lineRule="auto"/>
              <w:ind w:left="720"/>
              <w:jc w:val="both"/>
            </w:pPr>
            <w:r>
              <w:t>Integrantes del equipo: Selección del equipo de trabajo designado para el caso.</w:t>
            </w:r>
            <w:r w:rsidR="0040226F">
              <w:t xml:space="preserve"> En esta situación excepcional, el sistema presentará el equipo de trabajo anterior a la vinculación del caso.</w:t>
            </w:r>
          </w:p>
          <w:p w14:paraId="21C11A14" w14:textId="77777777" w:rsidR="0097595F" w:rsidRDefault="0097595F" w:rsidP="00294B27">
            <w:pPr>
              <w:numPr>
                <w:ilvl w:val="0"/>
                <w:numId w:val="27"/>
              </w:numPr>
              <w:spacing w:beforeLines="60" w:before="144" w:afterLines="60" w:after="144" w:line="240" w:lineRule="auto"/>
              <w:ind w:left="720"/>
              <w:jc w:val="both"/>
            </w:pPr>
            <w:r>
              <w:lastRenderedPageBreak/>
              <w:t>Urgencia de la asignación: Selección del nivel de urgencia (verde, amarillo, rojo).</w:t>
            </w:r>
          </w:p>
          <w:p w14:paraId="08122F4F" w14:textId="77777777" w:rsidR="0097595F" w:rsidRDefault="0097595F" w:rsidP="00294B27">
            <w:pPr>
              <w:numPr>
                <w:ilvl w:val="0"/>
                <w:numId w:val="27"/>
              </w:numPr>
              <w:spacing w:beforeLines="60" w:before="144" w:afterLines="60" w:after="144" w:line="240" w:lineRule="auto"/>
              <w:ind w:left="720"/>
              <w:jc w:val="both"/>
            </w:pPr>
            <w:r>
              <w:t>Instrucciones básicas: Campo de texto libre.</w:t>
            </w:r>
          </w:p>
          <w:p w14:paraId="3CADAC76" w14:textId="77777777" w:rsidR="0097595F" w:rsidRDefault="0097595F" w:rsidP="00294B27">
            <w:pPr>
              <w:numPr>
                <w:ilvl w:val="0"/>
                <w:numId w:val="27"/>
              </w:numPr>
              <w:spacing w:beforeLines="60" w:before="144" w:afterLines="60" w:after="144" w:line="240" w:lineRule="auto"/>
              <w:ind w:left="720"/>
              <w:jc w:val="both"/>
            </w:pPr>
            <w:r>
              <w:t>Comentarios: Campo de texto libre.</w:t>
            </w:r>
          </w:p>
          <w:p w14:paraId="6DBDFEA2" w14:textId="77777777" w:rsidR="005A2B77" w:rsidRPr="00740772" w:rsidRDefault="0040226F" w:rsidP="00740772">
            <w:pPr>
              <w:spacing w:after="120" w:line="240" w:lineRule="auto"/>
              <w:jc w:val="both"/>
              <w:rPr>
                <w:rFonts w:cs="Calibri"/>
                <w:szCs w:val="20"/>
              </w:rPr>
            </w:pPr>
            <w:r>
              <w:rPr>
                <w:rFonts w:cs="Calibri"/>
                <w:szCs w:val="20"/>
              </w:rPr>
              <w:t xml:space="preserve">Debido a que cada caso </w:t>
            </w:r>
            <w:r w:rsidR="005A2B77">
              <w:rPr>
                <w:rFonts w:cs="Calibri"/>
                <w:szCs w:val="20"/>
              </w:rPr>
              <w:t xml:space="preserve">igualmente mantiene la historia que lleva hasta el momento de la </w:t>
            </w:r>
            <w:r>
              <w:rPr>
                <w:rFonts w:cs="Calibri"/>
                <w:szCs w:val="20"/>
              </w:rPr>
              <w:t>agrupación, a</w:t>
            </w:r>
            <w:r w:rsidR="005A2B77">
              <w:rPr>
                <w:rFonts w:cs="Calibri"/>
                <w:szCs w:val="20"/>
              </w:rPr>
              <w:t xml:space="preserve">l momento de </w:t>
            </w:r>
            <w:r>
              <w:rPr>
                <w:rFonts w:cs="Calibri"/>
                <w:szCs w:val="20"/>
              </w:rPr>
              <w:t xml:space="preserve">desvincular el caso la historia </w:t>
            </w:r>
            <w:r w:rsidR="00740772">
              <w:rPr>
                <w:rFonts w:cs="Calibri"/>
                <w:szCs w:val="20"/>
              </w:rPr>
              <w:t>volverá</w:t>
            </w:r>
            <w:r w:rsidR="005A2B77">
              <w:rPr>
                <w:rFonts w:cs="Calibri"/>
                <w:szCs w:val="20"/>
              </w:rPr>
              <w:t xml:space="preserve"> a ser ú</w:t>
            </w:r>
            <w:r>
              <w:rPr>
                <w:rFonts w:cs="Calibri"/>
                <w:szCs w:val="20"/>
              </w:rPr>
              <w:t>nica</w:t>
            </w:r>
            <w:r w:rsidR="005A2B77">
              <w:rPr>
                <w:rFonts w:cs="Calibri"/>
                <w:szCs w:val="20"/>
              </w:rPr>
              <w:t xml:space="preserve">, </w:t>
            </w:r>
            <w:r>
              <w:rPr>
                <w:rFonts w:cs="Calibri"/>
                <w:szCs w:val="20"/>
              </w:rPr>
              <w:t xml:space="preserve">por lo tanto, </w:t>
            </w:r>
            <w:r w:rsidR="00740772">
              <w:rPr>
                <w:rFonts w:cs="Calibri"/>
                <w:szCs w:val="20"/>
              </w:rPr>
              <w:t xml:space="preserve">el caso conservará </w:t>
            </w:r>
            <w:r w:rsidR="005A2B77">
              <w:rPr>
                <w:rFonts w:cs="Calibri"/>
                <w:szCs w:val="20"/>
              </w:rPr>
              <w:t>su historia pasada</w:t>
            </w:r>
            <w:r>
              <w:rPr>
                <w:rFonts w:cs="Calibri"/>
                <w:szCs w:val="20"/>
              </w:rPr>
              <w:t xml:space="preserve"> </w:t>
            </w:r>
            <w:r w:rsidR="00740772">
              <w:rPr>
                <w:rFonts w:cs="Calibri"/>
                <w:szCs w:val="20"/>
              </w:rPr>
              <w:t xml:space="preserve">a la que se sumará </w:t>
            </w:r>
            <w:r>
              <w:rPr>
                <w:rFonts w:cs="Calibri"/>
                <w:szCs w:val="20"/>
              </w:rPr>
              <w:t>la historia que se generó mientras estuvo vinculado a otros casos</w:t>
            </w:r>
            <w:r w:rsidR="005A2B77">
              <w:rPr>
                <w:rFonts w:cs="Calibri"/>
                <w:szCs w:val="20"/>
              </w:rPr>
              <w:t>.</w:t>
            </w:r>
          </w:p>
        </w:tc>
      </w:tr>
      <w:tr w:rsidR="005A2B77" w:rsidRPr="007D7497" w14:paraId="6ADD3E78" w14:textId="77777777" w:rsidTr="00684FB4">
        <w:trPr>
          <w:tblCellSpacing w:w="11" w:type="dxa"/>
        </w:trPr>
        <w:tc>
          <w:tcPr>
            <w:tcW w:w="2235" w:type="dxa"/>
            <w:shd w:val="clear" w:color="auto" w:fill="D9E2F3" w:themeFill="accent1" w:themeFillTint="33"/>
            <w:vAlign w:val="center"/>
          </w:tcPr>
          <w:p w14:paraId="71435EEA"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409D3A95" w14:textId="77777777" w:rsidR="005A2B77" w:rsidRPr="007D7497" w:rsidRDefault="00740772" w:rsidP="006F32D3">
            <w:pPr>
              <w:spacing w:before="120" w:after="120"/>
              <w:jc w:val="both"/>
              <w:rPr>
                <w:rFonts w:asciiTheme="minorHAnsi" w:hAnsiTheme="minorHAnsi" w:cstheme="minorHAnsi"/>
                <w:lang w:val="es-MX"/>
              </w:rPr>
            </w:pPr>
            <w:r>
              <w:t>Director de la UPDRJ o profesional designado.</w:t>
            </w:r>
          </w:p>
        </w:tc>
      </w:tr>
      <w:tr w:rsidR="005A2B77" w:rsidRPr="007D7497" w14:paraId="5DF0B721" w14:textId="77777777" w:rsidTr="00684FB4">
        <w:trPr>
          <w:tblCellSpacing w:w="11" w:type="dxa"/>
        </w:trPr>
        <w:tc>
          <w:tcPr>
            <w:tcW w:w="2235" w:type="dxa"/>
            <w:shd w:val="clear" w:color="auto" w:fill="D9E2F3" w:themeFill="accent1" w:themeFillTint="33"/>
            <w:vAlign w:val="center"/>
          </w:tcPr>
          <w:p w14:paraId="44B2615A"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0A4D98EF" w14:textId="77777777" w:rsidR="005A2B77" w:rsidRPr="007D7497" w:rsidRDefault="005A2B77" w:rsidP="006F32D3">
            <w:pPr>
              <w:spacing w:before="120" w:after="120"/>
              <w:jc w:val="both"/>
              <w:rPr>
                <w:rFonts w:asciiTheme="minorHAnsi" w:hAnsiTheme="minorHAnsi" w:cstheme="minorHAnsi"/>
                <w:lang w:val="es-MX"/>
              </w:rPr>
            </w:pPr>
          </w:p>
        </w:tc>
      </w:tr>
    </w:tbl>
    <w:p w14:paraId="068A5D60" w14:textId="62D03D5E" w:rsidR="003B5AE6" w:rsidRDefault="003B5AE6" w:rsidP="003B5AE6">
      <w:pPr>
        <w:pStyle w:val="Ttulo4"/>
      </w:pPr>
      <w:bookmarkStart w:id="32" w:name="_Toc14803664"/>
      <w:r w:rsidRPr="00D438BB">
        <w:t>RF0</w:t>
      </w:r>
      <w:r>
        <w:t>22</w:t>
      </w:r>
      <w:r w:rsidRPr="00D438BB">
        <w:t xml:space="preserve">: </w:t>
      </w:r>
      <w:r>
        <w:t>Dividir casos</w:t>
      </w:r>
      <w:bookmarkEnd w:id="32"/>
      <w:r>
        <w:t xml:space="preserve"> </w:t>
      </w:r>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3B5AE6" w:rsidRPr="007D7497" w14:paraId="579ED8F7" w14:textId="77777777" w:rsidTr="00303065">
        <w:trPr>
          <w:tblCellSpacing w:w="11" w:type="dxa"/>
        </w:trPr>
        <w:tc>
          <w:tcPr>
            <w:tcW w:w="2235" w:type="dxa"/>
            <w:shd w:val="clear" w:color="auto" w:fill="D9E2F3" w:themeFill="accent1" w:themeFillTint="33"/>
            <w:vAlign w:val="center"/>
          </w:tcPr>
          <w:p w14:paraId="052CDF94" w14:textId="77777777" w:rsidR="003B5AE6" w:rsidRPr="001C39D7" w:rsidRDefault="003B5AE6" w:rsidP="00303065">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70B976BC" w14:textId="20598404" w:rsidR="003B5AE6" w:rsidRDefault="003B5AE6" w:rsidP="00BB73DD">
            <w:pPr>
              <w:spacing w:after="120" w:line="240" w:lineRule="auto"/>
              <w:jc w:val="both"/>
              <w:rPr>
                <w:rFonts w:cs="Calibri"/>
                <w:szCs w:val="20"/>
              </w:rPr>
            </w:pPr>
            <w:r>
              <w:rPr>
                <w:rFonts w:cs="Calibri"/>
                <w:szCs w:val="20"/>
              </w:rPr>
              <w:t xml:space="preserve">El sistema permitirá </w:t>
            </w:r>
            <w:r w:rsidR="00BB73DD">
              <w:rPr>
                <w:rFonts w:cs="Calibri"/>
                <w:szCs w:val="20"/>
              </w:rPr>
              <w:t xml:space="preserve">a un usuario interno de nivel superior, </w:t>
            </w:r>
            <w:r w:rsidR="00BB73DD" w:rsidRPr="003A5CF9">
              <w:t>como el Director de la Unidad o la Coordinadora,</w:t>
            </w:r>
            <w:r w:rsidR="00BB73DD">
              <w:t xml:space="preserve"> </w:t>
            </w:r>
            <w:r>
              <w:rPr>
                <w:rFonts w:cs="Calibri"/>
                <w:szCs w:val="20"/>
              </w:rPr>
              <w:t xml:space="preserve">dividir un caso </w:t>
            </w:r>
            <w:r w:rsidR="00BB73DD">
              <w:rPr>
                <w:rFonts w:cs="Calibri"/>
                <w:szCs w:val="20"/>
              </w:rPr>
              <w:t>que ya se encuentre con ficha creada e incluso con registro de actividades realizadas, ingresando el motivo y la justificación de tal decisión.</w:t>
            </w:r>
          </w:p>
          <w:p w14:paraId="160CEDCE" w14:textId="77777777" w:rsidR="003B5AE6" w:rsidRDefault="003B5AE6" w:rsidP="003B5AE6">
            <w:pPr>
              <w:spacing w:after="120" w:line="240" w:lineRule="auto"/>
              <w:jc w:val="both"/>
              <w:rPr>
                <w:rFonts w:cs="Calibri"/>
                <w:szCs w:val="20"/>
              </w:rPr>
            </w:pPr>
            <w:r>
              <w:rPr>
                <w:rFonts w:cs="Calibri"/>
                <w:szCs w:val="20"/>
              </w:rPr>
              <w:t>Para esto, debe realizar las siguientes actividades en el sistema:</w:t>
            </w:r>
          </w:p>
          <w:p w14:paraId="090BB3B5" w14:textId="5D037D0D" w:rsidR="003B5AE6" w:rsidRDefault="00BB73DD" w:rsidP="003B5AE6">
            <w:pPr>
              <w:pStyle w:val="Prrafodelista"/>
              <w:numPr>
                <w:ilvl w:val="0"/>
                <w:numId w:val="40"/>
              </w:numPr>
              <w:spacing w:after="120" w:line="240" w:lineRule="auto"/>
              <w:jc w:val="both"/>
              <w:rPr>
                <w:rFonts w:cs="Calibri"/>
                <w:szCs w:val="20"/>
              </w:rPr>
            </w:pPr>
            <w:r>
              <w:rPr>
                <w:rFonts w:cs="Calibri"/>
                <w:szCs w:val="20"/>
              </w:rPr>
              <w:t>Posicionado en el caso, el usuario solicitará la creación de un nuevo caso con idénticos datos registrados en el caso actual.</w:t>
            </w:r>
          </w:p>
          <w:p w14:paraId="20F9DF41" w14:textId="4D2F3705" w:rsidR="003B5AE6" w:rsidRDefault="003B5AE6" w:rsidP="003B5AE6">
            <w:pPr>
              <w:pStyle w:val="Prrafodelista"/>
              <w:numPr>
                <w:ilvl w:val="0"/>
                <w:numId w:val="40"/>
              </w:numPr>
              <w:spacing w:after="120" w:line="240" w:lineRule="auto"/>
              <w:jc w:val="both"/>
              <w:rPr>
                <w:rFonts w:cs="Calibri"/>
                <w:szCs w:val="20"/>
              </w:rPr>
            </w:pPr>
            <w:r>
              <w:rPr>
                <w:rFonts w:cs="Calibri"/>
                <w:szCs w:val="20"/>
              </w:rPr>
              <w:t xml:space="preserve">Ingresar una justificación general para </w:t>
            </w:r>
            <w:r w:rsidR="00BB73DD">
              <w:rPr>
                <w:rFonts w:cs="Calibri"/>
                <w:szCs w:val="20"/>
              </w:rPr>
              <w:t>la decisión de crear un nuevo caso a partir del actual</w:t>
            </w:r>
            <w:r>
              <w:rPr>
                <w:rFonts w:cs="Calibri"/>
                <w:szCs w:val="20"/>
              </w:rPr>
              <w:t>.</w:t>
            </w:r>
          </w:p>
          <w:p w14:paraId="2CF67271" w14:textId="77777777" w:rsidR="003B5AE6" w:rsidRDefault="003B5AE6" w:rsidP="003B5AE6">
            <w:pPr>
              <w:spacing w:after="120" w:line="240" w:lineRule="auto"/>
              <w:jc w:val="both"/>
              <w:rPr>
                <w:rFonts w:cs="Calibri"/>
                <w:szCs w:val="20"/>
              </w:rPr>
            </w:pPr>
            <w:r>
              <w:rPr>
                <w:rFonts w:cs="Calibri"/>
                <w:szCs w:val="20"/>
              </w:rPr>
              <w:t>Luego, por cada caso desvinculado, ingresar la siguiente información:</w:t>
            </w:r>
          </w:p>
          <w:p w14:paraId="05912AE0" w14:textId="24A905CC" w:rsidR="003B5AE6" w:rsidRDefault="003B5AE6" w:rsidP="003B5AE6">
            <w:pPr>
              <w:numPr>
                <w:ilvl w:val="0"/>
                <w:numId w:val="27"/>
              </w:numPr>
              <w:spacing w:beforeLines="60" w:before="144" w:afterLines="60" w:after="144" w:line="240" w:lineRule="auto"/>
              <w:ind w:left="720"/>
              <w:jc w:val="both"/>
            </w:pPr>
            <w:r>
              <w:t xml:space="preserve">Datos automáticos desplegados en la ficha: Usuario </w:t>
            </w:r>
            <w:r>
              <w:rPr>
                <w:rFonts w:cs="Calibri"/>
                <w:szCs w:val="20"/>
              </w:rPr>
              <w:t xml:space="preserve">interno </w:t>
            </w:r>
            <w:r>
              <w:t xml:space="preserve">conectado que realiza la </w:t>
            </w:r>
            <w:r w:rsidR="00BB73DD">
              <w:t>división</w:t>
            </w:r>
            <w:r>
              <w:t>, fecha y hora de la asignación.</w:t>
            </w:r>
          </w:p>
          <w:p w14:paraId="2D269457" w14:textId="035034DC" w:rsidR="003B5AE6" w:rsidRDefault="003B5AE6" w:rsidP="003B5AE6">
            <w:pPr>
              <w:numPr>
                <w:ilvl w:val="0"/>
                <w:numId w:val="27"/>
              </w:numPr>
              <w:spacing w:beforeLines="60" w:before="144" w:afterLines="60" w:after="144" w:line="240" w:lineRule="auto"/>
              <w:ind w:left="720"/>
              <w:jc w:val="both"/>
            </w:pPr>
            <w:r>
              <w:t xml:space="preserve">Materia: Este campo contará con las materias definidas para el caso, sin embargo, de todas formas el usuario </w:t>
            </w:r>
            <w:r>
              <w:rPr>
                <w:rFonts w:cs="Calibri"/>
                <w:szCs w:val="20"/>
              </w:rPr>
              <w:t xml:space="preserve">interno </w:t>
            </w:r>
            <w:r>
              <w:t>podrá seleccionar de un set de posibles materias. Contando con la posibilidad de seleccionar “otras materias”, para lo cual debe ingresar un comentario de la materia de forma obligatoria. Es relevante mencionar que el seleccionar la opción “otras materias” reduce la posibilidad de realizar estadísticas precisas o gestión de forma posterior.</w:t>
            </w:r>
          </w:p>
          <w:p w14:paraId="3C159397" w14:textId="370895EB" w:rsidR="003B5AE6" w:rsidRDefault="003B5AE6" w:rsidP="003B5AE6">
            <w:pPr>
              <w:numPr>
                <w:ilvl w:val="0"/>
                <w:numId w:val="27"/>
              </w:numPr>
              <w:spacing w:beforeLines="60" w:before="144" w:afterLines="60" w:after="144" w:line="240" w:lineRule="auto"/>
              <w:ind w:left="720"/>
              <w:jc w:val="both"/>
            </w:pPr>
            <w:r>
              <w:t>Derecho vulnerado: Este campo contará con los derechos vulnerados para el caso, sin embargo, de todas formas podrá seleccionar de un set de posibles opciones con todos los derechos vulnerados posibles de asignar.</w:t>
            </w:r>
          </w:p>
          <w:p w14:paraId="22CBD45C" w14:textId="59558B67" w:rsidR="003B5AE6" w:rsidRDefault="003B5AE6" w:rsidP="003B5AE6">
            <w:pPr>
              <w:numPr>
                <w:ilvl w:val="0"/>
                <w:numId w:val="27"/>
              </w:numPr>
              <w:spacing w:beforeLines="60" w:before="144" w:afterLines="60" w:after="144" w:line="240" w:lineRule="auto"/>
              <w:ind w:left="720"/>
              <w:jc w:val="both"/>
            </w:pPr>
            <w:r>
              <w:t xml:space="preserve">Profesional responsable: El usuario </w:t>
            </w:r>
            <w:r>
              <w:rPr>
                <w:rFonts w:cs="Calibri"/>
                <w:szCs w:val="20"/>
              </w:rPr>
              <w:t xml:space="preserve">interno </w:t>
            </w:r>
            <w:r>
              <w:t xml:space="preserve">realizará una búsqueda del profesional idóneo como responsable del caso, encargado de supervisar los avances y realizar el seguimiento. En esta situación excepcional, el sistema presentará el responsable </w:t>
            </w:r>
            <w:r w:rsidR="00BB73DD">
              <w:t>encargado del caso que da origen al nuevo caso</w:t>
            </w:r>
            <w:r>
              <w:t>.</w:t>
            </w:r>
          </w:p>
          <w:p w14:paraId="009E925C" w14:textId="77777777" w:rsidR="003B5AE6" w:rsidRDefault="003B5AE6" w:rsidP="003B5AE6">
            <w:pPr>
              <w:numPr>
                <w:ilvl w:val="0"/>
                <w:numId w:val="27"/>
              </w:numPr>
              <w:spacing w:beforeLines="60" w:before="144" w:afterLines="60" w:after="144" w:line="240" w:lineRule="auto"/>
              <w:ind w:left="720"/>
              <w:jc w:val="both"/>
            </w:pPr>
            <w:r>
              <w:t xml:space="preserve">Colaborador: Esta opción permite registrar a un profesional como apoyo, de acuerdo a la función que desempeñen en el ciclo de vida de un caso. Es decir, se suma un colaborador jurídico o  psicosocial al responsable principal del caso, como líder en las materias </w:t>
            </w:r>
            <w:r>
              <w:lastRenderedPageBreak/>
              <w:t>relacionadas con su especialidad. En esta situación excepcional, el sistema presentará el profesional de apoyo anterior a la vinculación del caso.</w:t>
            </w:r>
          </w:p>
          <w:p w14:paraId="5E618B18" w14:textId="74A36A54" w:rsidR="003B5AE6" w:rsidRDefault="003B5AE6" w:rsidP="003B5AE6">
            <w:pPr>
              <w:numPr>
                <w:ilvl w:val="0"/>
                <w:numId w:val="27"/>
              </w:numPr>
              <w:spacing w:beforeLines="60" w:before="144" w:afterLines="60" w:after="144" w:line="240" w:lineRule="auto"/>
              <w:ind w:left="720"/>
              <w:jc w:val="both"/>
            </w:pPr>
            <w:r>
              <w:t xml:space="preserve">Integrantes del equipo: Selección del equipo de trabajo designado para el </w:t>
            </w:r>
            <w:r w:rsidR="00F87DE5">
              <w:t xml:space="preserve">nuevo </w:t>
            </w:r>
            <w:r>
              <w:t xml:space="preserve">caso. En esta situación excepcional, el sistema presentará el equipo de trabajo </w:t>
            </w:r>
            <w:r w:rsidR="00F87DE5">
              <w:t>del caso original</w:t>
            </w:r>
            <w:r>
              <w:t>.</w:t>
            </w:r>
          </w:p>
          <w:p w14:paraId="5F21EFFC" w14:textId="77777777" w:rsidR="003B5AE6" w:rsidRDefault="003B5AE6" w:rsidP="003B5AE6">
            <w:pPr>
              <w:numPr>
                <w:ilvl w:val="0"/>
                <w:numId w:val="27"/>
              </w:numPr>
              <w:spacing w:beforeLines="60" w:before="144" w:afterLines="60" w:after="144" w:line="240" w:lineRule="auto"/>
              <w:ind w:left="720"/>
              <w:jc w:val="both"/>
            </w:pPr>
            <w:r>
              <w:t>Urgencia de la asignación: Selección del nivel de urgencia (verde, amarillo, rojo).</w:t>
            </w:r>
          </w:p>
          <w:p w14:paraId="34007ACD" w14:textId="77777777" w:rsidR="003B5AE6" w:rsidRDefault="003B5AE6" w:rsidP="003B5AE6">
            <w:pPr>
              <w:numPr>
                <w:ilvl w:val="0"/>
                <w:numId w:val="27"/>
              </w:numPr>
              <w:spacing w:beforeLines="60" w:before="144" w:afterLines="60" w:after="144" w:line="240" w:lineRule="auto"/>
              <w:ind w:left="720"/>
              <w:jc w:val="both"/>
            </w:pPr>
            <w:r>
              <w:t>Instrucciones básicas: Campo de texto libre.</w:t>
            </w:r>
          </w:p>
          <w:p w14:paraId="1173E5AA" w14:textId="77777777" w:rsidR="003B5AE6" w:rsidRDefault="003B5AE6" w:rsidP="003B5AE6">
            <w:pPr>
              <w:numPr>
                <w:ilvl w:val="0"/>
                <w:numId w:val="27"/>
              </w:numPr>
              <w:spacing w:beforeLines="60" w:before="144" w:afterLines="60" w:after="144" w:line="240" w:lineRule="auto"/>
              <w:ind w:left="720"/>
              <w:jc w:val="both"/>
            </w:pPr>
            <w:r>
              <w:t>Comentarios: Campo de texto libre.</w:t>
            </w:r>
          </w:p>
          <w:p w14:paraId="37EE9A36" w14:textId="2E297621" w:rsidR="003B5AE6" w:rsidRPr="00740772" w:rsidRDefault="00F87DE5" w:rsidP="00F87DE5">
            <w:pPr>
              <w:spacing w:after="120" w:line="240" w:lineRule="auto"/>
              <w:jc w:val="both"/>
              <w:rPr>
                <w:rFonts w:cs="Calibri"/>
                <w:szCs w:val="20"/>
              </w:rPr>
            </w:pPr>
            <w:r>
              <w:rPr>
                <w:rFonts w:cs="Calibri"/>
                <w:szCs w:val="20"/>
              </w:rPr>
              <w:t xml:space="preserve">Una vez que se confirma la división, </w:t>
            </w:r>
            <w:r w:rsidR="003B5AE6">
              <w:rPr>
                <w:rFonts w:cs="Calibri"/>
                <w:szCs w:val="20"/>
              </w:rPr>
              <w:t xml:space="preserve">cada caso </w:t>
            </w:r>
            <w:r>
              <w:rPr>
                <w:rFonts w:cs="Calibri"/>
                <w:szCs w:val="20"/>
              </w:rPr>
              <w:t xml:space="preserve">mantendrá </w:t>
            </w:r>
            <w:r w:rsidR="003B5AE6">
              <w:rPr>
                <w:rFonts w:cs="Calibri"/>
                <w:szCs w:val="20"/>
              </w:rPr>
              <w:t xml:space="preserve">la historia que lleva hasta el momento </w:t>
            </w:r>
            <w:r>
              <w:rPr>
                <w:rFonts w:cs="Calibri"/>
                <w:szCs w:val="20"/>
              </w:rPr>
              <w:t>el caso original. Luego cada caso tendrá su propio historial</w:t>
            </w:r>
            <w:r w:rsidR="003B5AE6">
              <w:rPr>
                <w:rFonts w:cs="Calibri"/>
                <w:szCs w:val="20"/>
              </w:rPr>
              <w:t>.</w:t>
            </w:r>
          </w:p>
        </w:tc>
      </w:tr>
      <w:tr w:rsidR="003B5AE6" w:rsidRPr="007D7497" w14:paraId="55AE387F" w14:textId="77777777" w:rsidTr="00303065">
        <w:trPr>
          <w:tblCellSpacing w:w="11" w:type="dxa"/>
        </w:trPr>
        <w:tc>
          <w:tcPr>
            <w:tcW w:w="2235" w:type="dxa"/>
            <w:shd w:val="clear" w:color="auto" w:fill="D9E2F3" w:themeFill="accent1" w:themeFillTint="33"/>
            <w:vAlign w:val="center"/>
          </w:tcPr>
          <w:p w14:paraId="03F66349" w14:textId="77777777" w:rsidR="003B5AE6" w:rsidRPr="007D7497" w:rsidRDefault="003B5AE6" w:rsidP="00303065">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1E4B9C0C" w14:textId="203AF3D5" w:rsidR="003B5AE6" w:rsidRPr="007D7497" w:rsidRDefault="003B5AE6" w:rsidP="00303065">
            <w:pPr>
              <w:spacing w:before="120" w:after="120"/>
              <w:jc w:val="both"/>
              <w:rPr>
                <w:rFonts w:asciiTheme="minorHAnsi" w:hAnsiTheme="minorHAnsi" w:cstheme="minorHAnsi"/>
                <w:lang w:val="es-MX"/>
              </w:rPr>
            </w:pPr>
            <w:r>
              <w:t>Director de la UPDRJ o profesional designado.</w:t>
            </w:r>
          </w:p>
        </w:tc>
      </w:tr>
      <w:tr w:rsidR="003B5AE6" w:rsidRPr="007D7497" w14:paraId="6B96390C" w14:textId="77777777" w:rsidTr="00303065">
        <w:trPr>
          <w:tblCellSpacing w:w="11" w:type="dxa"/>
        </w:trPr>
        <w:tc>
          <w:tcPr>
            <w:tcW w:w="2235" w:type="dxa"/>
            <w:shd w:val="clear" w:color="auto" w:fill="D9E2F3" w:themeFill="accent1" w:themeFillTint="33"/>
            <w:vAlign w:val="center"/>
          </w:tcPr>
          <w:p w14:paraId="17BA4C90" w14:textId="77777777" w:rsidR="003B5AE6" w:rsidRPr="007D7497" w:rsidRDefault="003B5AE6" w:rsidP="00303065">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6117DD6B" w14:textId="77777777" w:rsidR="003B5AE6" w:rsidRPr="007D7497" w:rsidRDefault="003B5AE6" w:rsidP="00303065">
            <w:pPr>
              <w:spacing w:before="120" w:after="120"/>
              <w:jc w:val="both"/>
              <w:rPr>
                <w:rFonts w:asciiTheme="minorHAnsi" w:hAnsiTheme="minorHAnsi" w:cstheme="minorHAnsi"/>
                <w:lang w:val="es-MX"/>
              </w:rPr>
            </w:pPr>
          </w:p>
        </w:tc>
      </w:tr>
    </w:tbl>
    <w:p w14:paraId="76AE5091" w14:textId="2A0B0CDD" w:rsidR="005A2B77" w:rsidRDefault="005A2B77" w:rsidP="005A2B77">
      <w:pPr>
        <w:pStyle w:val="Ttulo4"/>
      </w:pPr>
      <w:bookmarkStart w:id="33" w:name="_Toc14803665"/>
      <w:r w:rsidRPr="00D438BB">
        <w:t>RF0</w:t>
      </w:r>
      <w:r w:rsidR="003A1F37">
        <w:t>2</w:t>
      </w:r>
      <w:r w:rsidR="003B5AE6">
        <w:t>3</w:t>
      </w:r>
      <w:r w:rsidRPr="00D438BB">
        <w:t xml:space="preserve">: </w:t>
      </w:r>
      <w:r>
        <w:t>Visualización del estado del avance del caso</w:t>
      </w:r>
      <w:bookmarkEnd w:id="33"/>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2548CBBF" w14:textId="77777777" w:rsidTr="00684FB4">
        <w:trPr>
          <w:tblCellSpacing w:w="11" w:type="dxa"/>
        </w:trPr>
        <w:tc>
          <w:tcPr>
            <w:tcW w:w="2235" w:type="dxa"/>
            <w:shd w:val="clear" w:color="auto" w:fill="D9E2F3" w:themeFill="accent1" w:themeFillTint="33"/>
            <w:vAlign w:val="center"/>
          </w:tcPr>
          <w:p w14:paraId="1855B3E1"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2AE2731D" w14:textId="4D93E2A5" w:rsidR="00740772" w:rsidRDefault="00740772" w:rsidP="00740772">
            <w:pPr>
              <w:spacing w:beforeLines="60" w:before="144" w:afterLines="60" w:after="144" w:line="240" w:lineRule="auto"/>
              <w:jc w:val="both"/>
            </w:pPr>
            <w:r>
              <w:rPr>
                <w:lang w:val="es-ES_tradnl"/>
              </w:rPr>
              <w:t xml:space="preserve">El sistema permitirá la visualización de los datos básicos del caso más su estado de avance, para usuarios </w:t>
            </w:r>
            <w:r w:rsidR="00F06C64">
              <w:rPr>
                <w:lang w:val="es-ES_tradnl"/>
              </w:rPr>
              <w:t xml:space="preserve">internos </w:t>
            </w:r>
            <w:r>
              <w:t>con los permisos necesarios para esos efectos.</w:t>
            </w:r>
            <w:r w:rsidR="00342F39">
              <w:t xml:space="preserve"> </w:t>
            </w:r>
            <w:r>
              <w:t>Tendrá acceso a datos restringidos, siempre y cuando tenga los permisos necesarios.</w:t>
            </w:r>
          </w:p>
          <w:p w14:paraId="4C66F81A" w14:textId="77777777" w:rsidR="00AC3575" w:rsidRPr="00740772" w:rsidRDefault="00342F39" w:rsidP="00342F39">
            <w:pPr>
              <w:spacing w:after="120" w:line="240" w:lineRule="auto"/>
              <w:jc w:val="both"/>
              <w:rPr>
                <w:rFonts w:cs="Calibri"/>
                <w:szCs w:val="20"/>
              </w:rPr>
            </w:pPr>
            <w:r>
              <w:rPr>
                <w:rFonts w:asciiTheme="minorHAnsi" w:hAnsiTheme="minorHAnsi"/>
                <w:lang w:val="es-ES_tradnl"/>
              </w:rPr>
              <w:t xml:space="preserve">Esta funcionalidad permitirá a </w:t>
            </w:r>
            <w:r w:rsidR="00AC3575" w:rsidRPr="00740772">
              <w:rPr>
                <w:rFonts w:asciiTheme="minorHAnsi" w:hAnsiTheme="minorHAnsi"/>
                <w:lang w:val="es-ES_tradnl"/>
              </w:rPr>
              <w:t>la Unidad de Promoción y Difusión de Derechos</w:t>
            </w:r>
            <w:r>
              <w:rPr>
                <w:rFonts w:asciiTheme="minorHAnsi" w:hAnsiTheme="minorHAnsi"/>
                <w:lang w:val="es-ES_tradnl"/>
              </w:rPr>
              <w:t xml:space="preserve">, </w:t>
            </w:r>
            <w:r w:rsidR="00AC3575" w:rsidRPr="00740772">
              <w:rPr>
                <w:rFonts w:asciiTheme="minorHAnsi" w:hAnsiTheme="minorHAnsi"/>
                <w:lang w:val="es-ES_tradnl"/>
              </w:rPr>
              <w:t xml:space="preserve">acceder a revisar </w:t>
            </w:r>
            <w:r>
              <w:rPr>
                <w:rFonts w:asciiTheme="minorHAnsi" w:hAnsiTheme="minorHAnsi"/>
                <w:lang w:val="es-ES_tradnl"/>
              </w:rPr>
              <w:t>el estado de avance a</w:t>
            </w:r>
            <w:r w:rsidRPr="00740772">
              <w:rPr>
                <w:rFonts w:asciiTheme="minorHAnsi" w:hAnsiTheme="minorHAnsi"/>
                <w:lang w:val="es-ES_tradnl"/>
              </w:rPr>
              <w:t xml:space="preserve"> medida que el caso</w:t>
            </w:r>
            <w:r>
              <w:rPr>
                <w:rFonts w:asciiTheme="minorHAnsi" w:hAnsiTheme="minorHAnsi"/>
                <w:lang w:val="es-ES_tradnl"/>
              </w:rPr>
              <w:t xml:space="preserve"> progresa.</w:t>
            </w:r>
            <w:r w:rsidRPr="00740772">
              <w:rPr>
                <w:rFonts w:asciiTheme="minorHAnsi" w:hAnsiTheme="minorHAnsi"/>
                <w:lang w:val="es-ES_tradnl"/>
              </w:rPr>
              <w:t xml:space="preserve"> </w:t>
            </w:r>
          </w:p>
        </w:tc>
      </w:tr>
      <w:tr w:rsidR="005A2B77" w:rsidRPr="007D7497" w14:paraId="5A0D38E0" w14:textId="77777777" w:rsidTr="00684FB4">
        <w:trPr>
          <w:tblCellSpacing w:w="11" w:type="dxa"/>
        </w:trPr>
        <w:tc>
          <w:tcPr>
            <w:tcW w:w="2235" w:type="dxa"/>
            <w:shd w:val="clear" w:color="auto" w:fill="D9E2F3" w:themeFill="accent1" w:themeFillTint="33"/>
            <w:vAlign w:val="center"/>
          </w:tcPr>
          <w:p w14:paraId="74BD311B"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1911C708" w14:textId="3D6AABFC" w:rsidR="005A2B77" w:rsidRPr="007D7497" w:rsidRDefault="00342F39" w:rsidP="00342F39">
            <w:pPr>
              <w:spacing w:before="120" w:after="120"/>
              <w:jc w:val="both"/>
              <w:rPr>
                <w:rFonts w:asciiTheme="minorHAnsi" w:hAnsiTheme="minorHAnsi" w:cstheme="minorHAnsi"/>
                <w:lang w:val="es-MX"/>
              </w:rPr>
            </w:pPr>
            <w:r>
              <w:rPr>
                <w:rFonts w:asciiTheme="minorHAnsi" w:hAnsiTheme="minorHAnsi" w:cstheme="minorHAnsi"/>
                <w:lang w:val="es-MX"/>
              </w:rPr>
              <w:t xml:space="preserve">Usuarios </w:t>
            </w:r>
            <w:r w:rsidR="00F06C64">
              <w:rPr>
                <w:rFonts w:asciiTheme="minorHAnsi" w:hAnsiTheme="minorHAnsi" w:cstheme="minorHAnsi"/>
                <w:lang w:val="es-MX"/>
              </w:rPr>
              <w:t xml:space="preserve">internos </w:t>
            </w:r>
            <w:r>
              <w:rPr>
                <w:rFonts w:asciiTheme="minorHAnsi" w:hAnsiTheme="minorHAnsi" w:cstheme="minorHAnsi"/>
                <w:lang w:val="es-MX"/>
              </w:rPr>
              <w:t>designados por la Defensoría</w:t>
            </w:r>
          </w:p>
        </w:tc>
      </w:tr>
      <w:tr w:rsidR="005A2B77" w:rsidRPr="007D7497" w14:paraId="7C9916CA" w14:textId="77777777" w:rsidTr="00684FB4">
        <w:trPr>
          <w:tblCellSpacing w:w="11" w:type="dxa"/>
        </w:trPr>
        <w:tc>
          <w:tcPr>
            <w:tcW w:w="2235" w:type="dxa"/>
            <w:shd w:val="clear" w:color="auto" w:fill="D9E2F3" w:themeFill="accent1" w:themeFillTint="33"/>
            <w:vAlign w:val="center"/>
          </w:tcPr>
          <w:p w14:paraId="484BC157"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1D4509E3" w14:textId="77777777" w:rsidR="005A2B77" w:rsidRPr="007D7497" w:rsidRDefault="005A2B77" w:rsidP="006F32D3">
            <w:pPr>
              <w:spacing w:before="120" w:after="120"/>
              <w:jc w:val="both"/>
              <w:rPr>
                <w:rFonts w:asciiTheme="minorHAnsi" w:hAnsiTheme="minorHAnsi" w:cstheme="minorHAnsi"/>
                <w:lang w:val="es-MX"/>
              </w:rPr>
            </w:pPr>
          </w:p>
        </w:tc>
      </w:tr>
    </w:tbl>
    <w:p w14:paraId="180C2E9C" w14:textId="694E81A0" w:rsidR="005A2B77" w:rsidRDefault="003B5AE6" w:rsidP="005A2B77">
      <w:pPr>
        <w:pStyle w:val="Ttulo4"/>
      </w:pPr>
      <w:bookmarkStart w:id="34" w:name="_Toc14803666"/>
      <w:r>
        <w:t>RF024</w:t>
      </w:r>
      <w:r w:rsidR="005A2B77" w:rsidRPr="00D438BB">
        <w:t xml:space="preserve">: </w:t>
      </w:r>
      <w:r w:rsidR="005A2B77" w:rsidRPr="003361CD">
        <w:t>Seguimiento de casos cerrados</w:t>
      </w:r>
      <w:bookmarkEnd w:id="34"/>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42A9970C" w14:textId="77777777" w:rsidTr="00684FB4">
        <w:trPr>
          <w:tblCellSpacing w:w="11" w:type="dxa"/>
        </w:trPr>
        <w:tc>
          <w:tcPr>
            <w:tcW w:w="2235" w:type="dxa"/>
            <w:shd w:val="clear" w:color="auto" w:fill="D9E2F3" w:themeFill="accent1" w:themeFillTint="33"/>
            <w:vAlign w:val="center"/>
          </w:tcPr>
          <w:p w14:paraId="2664C774"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03446A23" w14:textId="4054A66F" w:rsidR="00342F39" w:rsidRPr="00803F80" w:rsidRDefault="00342F39" w:rsidP="00342F39">
            <w:pPr>
              <w:spacing w:after="120" w:line="240" w:lineRule="auto"/>
              <w:jc w:val="both"/>
              <w:rPr>
                <w:rFonts w:cs="Calibri"/>
                <w:szCs w:val="20"/>
              </w:rPr>
            </w:pPr>
            <w:r>
              <w:rPr>
                <w:rFonts w:cs="Calibri"/>
                <w:szCs w:val="20"/>
              </w:rPr>
              <w:t xml:space="preserve">El sistema debe considerar la posibilidad de realizar </w:t>
            </w:r>
            <w:r w:rsidRPr="00803F80">
              <w:rPr>
                <w:rFonts w:cs="Calibri"/>
                <w:szCs w:val="20"/>
              </w:rPr>
              <w:t xml:space="preserve">seguimiento </w:t>
            </w:r>
            <w:r>
              <w:rPr>
                <w:rFonts w:cs="Calibri"/>
                <w:szCs w:val="20"/>
              </w:rPr>
              <w:t>a casos que ya se encuentren cerrados como revisión Ex post del caso. En esta primera etapa del sistema, se define como seguimiento Ex post el registro</w:t>
            </w:r>
            <w:r w:rsidRPr="00803F80">
              <w:rPr>
                <w:rFonts w:cs="Calibri"/>
                <w:szCs w:val="20"/>
              </w:rPr>
              <w:t xml:space="preserve"> como una bitácora de seguimiento, registrando la siguiente información</w:t>
            </w:r>
            <w:r>
              <w:rPr>
                <w:rFonts w:cs="Calibri"/>
                <w:szCs w:val="20"/>
              </w:rPr>
              <w:t xml:space="preserve"> por el usuario</w:t>
            </w:r>
            <w:r w:rsidR="00F06C64">
              <w:rPr>
                <w:rFonts w:cs="Calibri"/>
                <w:szCs w:val="20"/>
              </w:rPr>
              <w:t xml:space="preserve"> interno</w:t>
            </w:r>
            <w:r w:rsidRPr="00803F80">
              <w:rPr>
                <w:rFonts w:cs="Calibri"/>
                <w:szCs w:val="20"/>
              </w:rPr>
              <w:t xml:space="preserve">: </w:t>
            </w:r>
            <w:r>
              <w:rPr>
                <w:rFonts w:cs="Calibri"/>
                <w:szCs w:val="20"/>
              </w:rPr>
              <w:t>Tipo de contacto (telefónico</w:t>
            </w:r>
            <w:r w:rsidRPr="00803F80">
              <w:rPr>
                <w:rFonts w:cs="Calibri"/>
                <w:szCs w:val="20"/>
              </w:rPr>
              <w:t xml:space="preserve">, presencial, email, </w:t>
            </w:r>
            <w:r>
              <w:rPr>
                <w:rFonts w:cs="Calibri"/>
                <w:szCs w:val="20"/>
              </w:rPr>
              <w:t xml:space="preserve">oficio u </w:t>
            </w:r>
            <w:r w:rsidRPr="00803F80">
              <w:rPr>
                <w:rFonts w:cs="Calibri"/>
                <w:szCs w:val="20"/>
              </w:rPr>
              <w:t xml:space="preserve">otro), </w:t>
            </w:r>
            <w:r>
              <w:rPr>
                <w:rFonts w:cs="Calibri"/>
                <w:szCs w:val="20"/>
              </w:rPr>
              <w:t xml:space="preserve">fecha y hora de la gestión, </w:t>
            </w:r>
            <w:r w:rsidRPr="00803F80">
              <w:rPr>
                <w:rFonts w:cs="Calibri"/>
                <w:szCs w:val="20"/>
              </w:rPr>
              <w:t>descripción de la gestión, próxima actividad, fecha próxima actividad</w:t>
            </w:r>
            <w:r>
              <w:rPr>
                <w:rFonts w:cs="Calibri"/>
                <w:szCs w:val="20"/>
              </w:rPr>
              <w:t>, documentos adjuntos</w:t>
            </w:r>
            <w:r w:rsidRPr="00803F80">
              <w:rPr>
                <w:rFonts w:cs="Calibri"/>
                <w:szCs w:val="20"/>
              </w:rPr>
              <w:t xml:space="preserve">. </w:t>
            </w:r>
          </w:p>
          <w:p w14:paraId="72A86EA5" w14:textId="77777777" w:rsidR="005A2B77" w:rsidRPr="000A535B" w:rsidRDefault="00342F39" w:rsidP="00342F39">
            <w:pPr>
              <w:spacing w:after="120" w:line="240" w:lineRule="auto"/>
              <w:jc w:val="both"/>
              <w:rPr>
                <w:rFonts w:cs="Calibri"/>
                <w:szCs w:val="20"/>
              </w:rPr>
            </w:pPr>
            <w:r>
              <w:rPr>
                <w:rFonts w:cs="Calibri"/>
                <w:szCs w:val="20"/>
              </w:rPr>
              <w:t xml:space="preserve">El ingreso de </w:t>
            </w:r>
            <w:r w:rsidR="005A2B77">
              <w:rPr>
                <w:rFonts w:cs="Calibri"/>
                <w:szCs w:val="20"/>
              </w:rPr>
              <w:t>la fecha de la siguiente actividad, permitirá al sistema alertar la aproximación de la gestión programada</w:t>
            </w:r>
            <w:r w:rsidR="005A2B77" w:rsidRPr="00803F80">
              <w:rPr>
                <w:rFonts w:cs="Calibri"/>
                <w:szCs w:val="20"/>
              </w:rPr>
              <w:t>.</w:t>
            </w:r>
          </w:p>
        </w:tc>
      </w:tr>
      <w:tr w:rsidR="005A2B77" w:rsidRPr="007D7497" w14:paraId="7B7406DE" w14:textId="77777777" w:rsidTr="00684FB4">
        <w:trPr>
          <w:tblCellSpacing w:w="11" w:type="dxa"/>
        </w:trPr>
        <w:tc>
          <w:tcPr>
            <w:tcW w:w="2235" w:type="dxa"/>
            <w:shd w:val="clear" w:color="auto" w:fill="D9E2F3" w:themeFill="accent1" w:themeFillTint="33"/>
            <w:vAlign w:val="center"/>
          </w:tcPr>
          <w:p w14:paraId="7F146F83"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4E06F1B8" w14:textId="77777777" w:rsidR="005A2B77" w:rsidRPr="007D7497" w:rsidRDefault="00342F39" w:rsidP="006F32D3">
            <w:pPr>
              <w:spacing w:before="120" w:after="120"/>
              <w:jc w:val="both"/>
              <w:rPr>
                <w:rFonts w:asciiTheme="minorHAnsi" w:hAnsiTheme="minorHAnsi" w:cstheme="minorHAnsi"/>
                <w:lang w:val="es-MX"/>
              </w:rPr>
            </w:pPr>
            <w:r>
              <w:rPr>
                <w:rFonts w:asciiTheme="minorHAnsi" w:hAnsiTheme="minorHAnsi" w:cstheme="minorHAnsi"/>
                <w:lang w:val="es-MX"/>
              </w:rPr>
              <w:t>Responsable del caso.</w:t>
            </w:r>
          </w:p>
        </w:tc>
      </w:tr>
      <w:tr w:rsidR="005A2B77" w:rsidRPr="007D7497" w14:paraId="1E3BB773" w14:textId="77777777" w:rsidTr="00684FB4">
        <w:trPr>
          <w:tblCellSpacing w:w="11" w:type="dxa"/>
        </w:trPr>
        <w:tc>
          <w:tcPr>
            <w:tcW w:w="2235" w:type="dxa"/>
            <w:shd w:val="clear" w:color="auto" w:fill="D9E2F3" w:themeFill="accent1" w:themeFillTint="33"/>
            <w:vAlign w:val="center"/>
          </w:tcPr>
          <w:p w14:paraId="2D38697C"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6833972E" w14:textId="77777777" w:rsidR="005A2B77" w:rsidRPr="007D7497" w:rsidRDefault="005A2B77" w:rsidP="006F32D3">
            <w:pPr>
              <w:spacing w:before="120" w:after="120"/>
              <w:jc w:val="both"/>
              <w:rPr>
                <w:rFonts w:asciiTheme="minorHAnsi" w:hAnsiTheme="minorHAnsi" w:cstheme="minorHAnsi"/>
                <w:lang w:val="es-MX"/>
              </w:rPr>
            </w:pPr>
          </w:p>
        </w:tc>
      </w:tr>
    </w:tbl>
    <w:p w14:paraId="73F9744A" w14:textId="569E8D88" w:rsidR="005A2B77" w:rsidRDefault="003B5AE6" w:rsidP="005A2B77">
      <w:pPr>
        <w:pStyle w:val="Ttulo4"/>
      </w:pPr>
      <w:bookmarkStart w:id="35" w:name="_Toc14803667"/>
      <w:r>
        <w:lastRenderedPageBreak/>
        <w:t>RF025</w:t>
      </w:r>
      <w:r w:rsidR="005A2B77" w:rsidRPr="00D438BB">
        <w:t xml:space="preserve">: </w:t>
      </w:r>
      <w:r w:rsidR="005A2B77">
        <w:t>Actualización de derechos vulnerados</w:t>
      </w:r>
      <w:bookmarkEnd w:id="35"/>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4E94120A" w14:textId="77777777" w:rsidTr="00684FB4">
        <w:trPr>
          <w:tblCellSpacing w:w="11" w:type="dxa"/>
        </w:trPr>
        <w:tc>
          <w:tcPr>
            <w:tcW w:w="2235" w:type="dxa"/>
            <w:shd w:val="clear" w:color="auto" w:fill="D9E2F3" w:themeFill="accent1" w:themeFillTint="33"/>
            <w:vAlign w:val="center"/>
          </w:tcPr>
          <w:p w14:paraId="43EF3FF5" w14:textId="77777777" w:rsidR="005A2B77" w:rsidRPr="001C39D7" w:rsidRDefault="005A2B77" w:rsidP="006F32D3">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2C8D985F" w14:textId="77777777" w:rsidR="005A2B77" w:rsidRDefault="00135B62" w:rsidP="0025689B">
            <w:r>
              <w:t>El sistema debe permitir al responsable del caso o quien lo subrogue, durante todo el ciclo de vida del caso, la posibilidad de actualizar</w:t>
            </w:r>
            <w:r w:rsidR="0025689B">
              <w:t xml:space="preserve"> información de la ficha, como por ejemplo: D</w:t>
            </w:r>
            <w:r w:rsidR="005A2B77">
              <w:t>erechos vulnerados</w:t>
            </w:r>
            <w:r w:rsidR="0025689B">
              <w:t>, domicilio, residencia u otros que se definirán durante el desarrollo del proyecto</w:t>
            </w:r>
            <w:r w:rsidR="005A2B77">
              <w:t>.</w:t>
            </w:r>
          </w:p>
          <w:p w14:paraId="4C756442" w14:textId="3E570C35" w:rsidR="007B009C" w:rsidRPr="005A2B77" w:rsidRDefault="007B009C" w:rsidP="007B009C">
            <w:r>
              <w:t>El detalle de campos que se podrán actualizar se confirmará durante el refinamiento del prototipo.</w:t>
            </w:r>
          </w:p>
        </w:tc>
      </w:tr>
      <w:tr w:rsidR="005A2B77" w:rsidRPr="007D7497" w14:paraId="1224CD4B" w14:textId="77777777" w:rsidTr="00684FB4">
        <w:trPr>
          <w:tblCellSpacing w:w="11" w:type="dxa"/>
        </w:trPr>
        <w:tc>
          <w:tcPr>
            <w:tcW w:w="2235" w:type="dxa"/>
            <w:shd w:val="clear" w:color="auto" w:fill="D9E2F3" w:themeFill="accent1" w:themeFillTint="33"/>
            <w:vAlign w:val="center"/>
          </w:tcPr>
          <w:p w14:paraId="2184F036" w14:textId="77777777" w:rsidR="005A2B77" w:rsidRPr="007D7497" w:rsidRDefault="005A2B77" w:rsidP="006F32D3">
            <w:pPr>
              <w:spacing w:before="40" w:after="4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tcPr>
          <w:p w14:paraId="040014A6" w14:textId="77777777" w:rsidR="005A2B77" w:rsidRPr="007D7497" w:rsidRDefault="00135B62" w:rsidP="00135B62">
            <w:pPr>
              <w:spacing w:before="40" w:after="40"/>
              <w:jc w:val="both"/>
              <w:rPr>
                <w:rFonts w:asciiTheme="minorHAnsi" w:hAnsiTheme="minorHAnsi" w:cstheme="minorHAnsi"/>
                <w:lang w:val="es-MX"/>
              </w:rPr>
            </w:pPr>
            <w:r>
              <w:rPr>
                <w:rFonts w:asciiTheme="minorHAnsi" w:hAnsiTheme="minorHAnsi" w:cstheme="minorHAnsi"/>
                <w:lang w:val="es-MX"/>
              </w:rPr>
              <w:t>Responsable del caso.</w:t>
            </w:r>
          </w:p>
        </w:tc>
      </w:tr>
      <w:tr w:rsidR="005A2B77" w:rsidRPr="007D7497" w14:paraId="6595D61E" w14:textId="77777777" w:rsidTr="00684FB4">
        <w:trPr>
          <w:tblCellSpacing w:w="11" w:type="dxa"/>
        </w:trPr>
        <w:tc>
          <w:tcPr>
            <w:tcW w:w="2235" w:type="dxa"/>
            <w:shd w:val="clear" w:color="auto" w:fill="D9E2F3" w:themeFill="accent1" w:themeFillTint="33"/>
            <w:vAlign w:val="center"/>
          </w:tcPr>
          <w:p w14:paraId="28E4776F" w14:textId="77777777" w:rsidR="005A2B77" w:rsidRPr="007D7497" w:rsidRDefault="005A2B77" w:rsidP="006F32D3">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5FC6B836" w14:textId="77777777" w:rsidR="005A2B77" w:rsidRPr="007D7497" w:rsidRDefault="005A2B77" w:rsidP="006F32D3">
            <w:pPr>
              <w:spacing w:before="40" w:after="40"/>
              <w:jc w:val="both"/>
              <w:rPr>
                <w:rFonts w:asciiTheme="minorHAnsi" w:hAnsiTheme="minorHAnsi" w:cstheme="minorHAnsi"/>
                <w:lang w:val="es-MX"/>
              </w:rPr>
            </w:pPr>
          </w:p>
        </w:tc>
      </w:tr>
    </w:tbl>
    <w:p w14:paraId="10442022" w14:textId="70FA9D65" w:rsidR="00EF217E" w:rsidRDefault="003A1F37" w:rsidP="00EF217E">
      <w:pPr>
        <w:pStyle w:val="Ttulo4"/>
      </w:pPr>
      <w:bookmarkStart w:id="36" w:name="_Toc14803668"/>
      <w:r>
        <w:t>RF026</w:t>
      </w:r>
      <w:r w:rsidR="00EF217E" w:rsidRPr="00D438BB">
        <w:t xml:space="preserve">: </w:t>
      </w:r>
      <w:r w:rsidR="005A2B77">
        <w:t>Escritorio de responsable de casos</w:t>
      </w:r>
      <w:bookmarkEnd w:id="36"/>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EF217E" w:rsidRPr="007D7497" w14:paraId="78740302" w14:textId="77777777" w:rsidTr="00684FB4">
        <w:trPr>
          <w:tblCellSpacing w:w="11" w:type="dxa"/>
        </w:trPr>
        <w:tc>
          <w:tcPr>
            <w:tcW w:w="2235" w:type="dxa"/>
            <w:shd w:val="clear" w:color="auto" w:fill="D9E2F3" w:themeFill="accent1" w:themeFillTint="33"/>
            <w:vAlign w:val="center"/>
          </w:tcPr>
          <w:p w14:paraId="20917C77" w14:textId="77777777" w:rsidR="00EF217E" w:rsidRPr="001C39D7" w:rsidRDefault="00EF217E"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086098FB" w14:textId="6E43761F" w:rsidR="00C46CB0" w:rsidRDefault="00C46CB0" w:rsidP="00C46CB0">
            <w:pPr>
              <w:spacing w:after="120" w:line="240" w:lineRule="auto"/>
              <w:jc w:val="both"/>
              <w:rPr>
                <w:rFonts w:cs="Calibri"/>
                <w:szCs w:val="20"/>
                <w:lang w:val="es-ES_tradnl"/>
              </w:rPr>
            </w:pPr>
            <w:r>
              <w:rPr>
                <w:rFonts w:cs="Calibri"/>
                <w:szCs w:val="20"/>
                <w:lang w:val="es-ES_tradnl"/>
              </w:rPr>
              <w:t xml:space="preserve">El usuario </w:t>
            </w:r>
            <w:r w:rsidR="00F06C64">
              <w:rPr>
                <w:rFonts w:cs="Calibri"/>
                <w:szCs w:val="20"/>
              </w:rPr>
              <w:t xml:space="preserve">interno </w:t>
            </w:r>
            <w:r>
              <w:rPr>
                <w:rFonts w:cs="Calibri"/>
                <w:szCs w:val="20"/>
                <w:lang w:val="es-ES_tradnl"/>
              </w:rPr>
              <w:t>designado con perfil responsable de casos, tendrá un ingreso al sistema donde muestre un resumen de la información relacionada a los casos en los cuales tiene incidencia.</w:t>
            </w:r>
          </w:p>
          <w:p w14:paraId="7CD98E0D" w14:textId="77777777" w:rsidR="00C46CB0" w:rsidRDefault="00C46CB0" w:rsidP="00C46CB0">
            <w:pPr>
              <w:spacing w:after="120" w:line="240" w:lineRule="auto"/>
              <w:jc w:val="both"/>
              <w:rPr>
                <w:rFonts w:cs="Calibri"/>
                <w:szCs w:val="20"/>
              </w:rPr>
            </w:pPr>
            <w:r>
              <w:rPr>
                <w:rFonts w:cs="Calibri"/>
                <w:szCs w:val="20"/>
              </w:rPr>
              <w:t xml:space="preserve">Para esto, se propone </w:t>
            </w:r>
            <w:r w:rsidR="005A2B77">
              <w:rPr>
                <w:rFonts w:cs="Calibri"/>
                <w:szCs w:val="20"/>
              </w:rPr>
              <w:t xml:space="preserve">crear un escritorio </w:t>
            </w:r>
            <w:r>
              <w:rPr>
                <w:rFonts w:cs="Calibri"/>
                <w:szCs w:val="20"/>
              </w:rPr>
              <w:t xml:space="preserve">con el objetivo que </w:t>
            </w:r>
            <w:r w:rsidR="005A2B77">
              <w:rPr>
                <w:rFonts w:cs="Calibri"/>
                <w:szCs w:val="20"/>
              </w:rPr>
              <w:t xml:space="preserve">cada profesional </w:t>
            </w:r>
            <w:r>
              <w:rPr>
                <w:rFonts w:cs="Calibri"/>
                <w:szCs w:val="20"/>
              </w:rPr>
              <w:t xml:space="preserve">cuente con </w:t>
            </w:r>
            <w:r w:rsidR="005A2B77">
              <w:rPr>
                <w:rFonts w:cs="Calibri"/>
                <w:szCs w:val="20"/>
              </w:rPr>
              <w:t xml:space="preserve">un registro de las diversas gestiones realizadas, además de un recordatorio de hitos clave. </w:t>
            </w:r>
          </w:p>
          <w:p w14:paraId="412B83C1" w14:textId="77777777" w:rsidR="00C46CB0" w:rsidRDefault="00C46CB0" w:rsidP="00C46CB0">
            <w:pPr>
              <w:spacing w:after="120" w:line="240" w:lineRule="auto"/>
              <w:jc w:val="both"/>
              <w:rPr>
                <w:rFonts w:cs="Calibri"/>
                <w:szCs w:val="20"/>
              </w:rPr>
            </w:pPr>
            <w:r>
              <w:rPr>
                <w:rFonts w:cs="Calibri"/>
                <w:szCs w:val="20"/>
              </w:rPr>
              <w:t xml:space="preserve">Tendrá </w:t>
            </w:r>
            <w:r w:rsidR="005A2B77">
              <w:rPr>
                <w:rFonts w:cs="Calibri"/>
                <w:szCs w:val="20"/>
              </w:rPr>
              <w:t xml:space="preserve">información de rápido acceso, </w:t>
            </w:r>
            <w:r>
              <w:rPr>
                <w:rFonts w:cs="Calibri"/>
                <w:szCs w:val="20"/>
              </w:rPr>
              <w:t>como ayuda a las gestiones con altos niveles de urgencia para la institución.</w:t>
            </w:r>
          </w:p>
          <w:p w14:paraId="3D6A66D8" w14:textId="77777777" w:rsidR="00D66A3D" w:rsidRDefault="00D66A3D" w:rsidP="00C46CB0">
            <w:pPr>
              <w:spacing w:after="120" w:line="240" w:lineRule="auto"/>
              <w:jc w:val="both"/>
              <w:rPr>
                <w:rFonts w:cs="Calibri"/>
                <w:szCs w:val="20"/>
              </w:rPr>
            </w:pPr>
            <w:r>
              <w:rPr>
                <w:rFonts w:cs="Calibri"/>
                <w:szCs w:val="20"/>
              </w:rPr>
              <w:t>Se propone el despliegue de la siguiente información:</w:t>
            </w:r>
          </w:p>
          <w:p w14:paraId="35F83D3E" w14:textId="77777777" w:rsidR="00A732E1" w:rsidRDefault="00A732E1" w:rsidP="00294B27">
            <w:pPr>
              <w:numPr>
                <w:ilvl w:val="0"/>
                <w:numId w:val="28"/>
              </w:numPr>
              <w:spacing w:beforeLines="60" w:before="144" w:afterLines="60" w:after="144" w:line="240" w:lineRule="auto"/>
              <w:jc w:val="both"/>
            </w:pPr>
            <w:r>
              <w:t>Cantidad de requerimientos de los cuales es responsable separados por tipo.</w:t>
            </w:r>
          </w:p>
          <w:p w14:paraId="0F524606" w14:textId="77777777" w:rsidR="00A732E1" w:rsidRPr="00095165" w:rsidRDefault="00D66A3D" w:rsidP="00294B27">
            <w:pPr>
              <w:numPr>
                <w:ilvl w:val="0"/>
                <w:numId w:val="28"/>
              </w:numPr>
              <w:spacing w:beforeLines="60" w:before="144" w:afterLines="60" w:after="144" w:line="240" w:lineRule="auto"/>
              <w:jc w:val="both"/>
            </w:pPr>
            <w:r w:rsidRPr="00095165">
              <w:t>C</w:t>
            </w:r>
            <w:r w:rsidR="00A732E1" w:rsidRPr="00095165">
              <w:t>antidad de casos asignados: Vigentes y cerrados.</w:t>
            </w:r>
          </w:p>
          <w:p w14:paraId="62550721" w14:textId="77777777" w:rsidR="00A732E1" w:rsidRPr="00095165" w:rsidRDefault="00A732E1" w:rsidP="00294B27">
            <w:pPr>
              <w:numPr>
                <w:ilvl w:val="0"/>
                <w:numId w:val="28"/>
              </w:numPr>
              <w:spacing w:beforeLines="60" w:before="144" w:afterLines="60" w:after="144" w:line="240" w:lineRule="auto"/>
              <w:jc w:val="both"/>
            </w:pPr>
            <w:r w:rsidRPr="00095165">
              <w:t>Plazos por vencer y plazos vencidos. Incorporar semáforos que sirvan de complemento visual para cada alerta.</w:t>
            </w:r>
          </w:p>
          <w:p w14:paraId="72FF6A9B" w14:textId="77777777" w:rsidR="00A732E1" w:rsidRPr="00095165" w:rsidRDefault="00A732E1" w:rsidP="00294B27">
            <w:pPr>
              <w:numPr>
                <w:ilvl w:val="0"/>
                <w:numId w:val="28"/>
              </w:numPr>
              <w:spacing w:beforeLines="60" w:before="144" w:afterLines="60" w:after="144" w:line="240" w:lineRule="auto"/>
              <w:jc w:val="both"/>
            </w:pPr>
            <w:r w:rsidRPr="00095165">
              <w:t xml:space="preserve">Señalar gestiones pendientes </w:t>
            </w:r>
            <w:r>
              <w:t>registradas como siguiente pasos en la bitácora.</w:t>
            </w:r>
          </w:p>
          <w:p w14:paraId="4BA9B28C" w14:textId="77777777" w:rsidR="005A2B77" w:rsidRPr="00095165" w:rsidRDefault="00A732E1" w:rsidP="00294B27">
            <w:pPr>
              <w:numPr>
                <w:ilvl w:val="0"/>
                <w:numId w:val="28"/>
              </w:numPr>
              <w:spacing w:beforeLines="60" w:before="144" w:afterLines="60" w:after="144" w:line="240" w:lineRule="auto"/>
              <w:jc w:val="both"/>
            </w:pPr>
            <w:r>
              <w:t xml:space="preserve">Acceso a un Calendario para conocer diariamente las gestiones que debe realizar. </w:t>
            </w:r>
          </w:p>
          <w:p w14:paraId="4833709D" w14:textId="650E8952" w:rsidR="000A535B" w:rsidRPr="00600B7D" w:rsidRDefault="0044456A" w:rsidP="00842ED0">
            <w:pPr>
              <w:spacing w:after="0" w:line="240" w:lineRule="auto"/>
              <w:jc w:val="both"/>
              <w:rPr>
                <w:rFonts w:cs="Calibri"/>
                <w:szCs w:val="20"/>
              </w:rPr>
            </w:pPr>
            <w:r>
              <w:rPr>
                <w:rFonts w:cs="Calibri"/>
                <w:szCs w:val="20"/>
              </w:rPr>
              <w:t>La definición de información presentada en este escritorio</w:t>
            </w:r>
            <w:r w:rsidR="00F06CB1">
              <w:rPr>
                <w:rFonts w:cs="Calibri"/>
                <w:szCs w:val="20"/>
              </w:rPr>
              <w:t>,</w:t>
            </w:r>
            <w:r>
              <w:rPr>
                <w:rFonts w:cs="Calibri"/>
                <w:szCs w:val="20"/>
              </w:rPr>
              <w:t xml:space="preserve"> será </w:t>
            </w:r>
            <w:r w:rsidR="00842ED0">
              <w:rPr>
                <w:rFonts w:cs="Calibri"/>
                <w:szCs w:val="20"/>
              </w:rPr>
              <w:t>uniforme para todos los usuarios que cuenten con perfil de Responsable de casos.</w:t>
            </w:r>
          </w:p>
        </w:tc>
      </w:tr>
      <w:tr w:rsidR="00EF217E" w:rsidRPr="007D7497" w14:paraId="641D7A55" w14:textId="77777777" w:rsidTr="00684FB4">
        <w:trPr>
          <w:tblCellSpacing w:w="11" w:type="dxa"/>
        </w:trPr>
        <w:tc>
          <w:tcPr>
            <w:tcW w:w="2235" w:type="dxa"/>
            <w:shd w:val="clear" w:color="auto" w:fill="D9E2F3" w:themeFill="accent1" w:themeFillTint="33"/>
            <w:vAlign w:val="center"/>
          </w:tcPr>
          <w:p w14:paraId="15A46AFA" w14:textId="77777777" w:rsidR="00EF217E" w:rsidRPr="007D7497" w:rsidRDefault="00EF217E"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5FA8A70D" w14:textId="77777777" w:rsidR="00EF217E" w:rsidRPr="007D7497" w:rsidRDefault="00A732E1" w:rsidP="004E7170">
            <w:pPr>
              <w:spacing w:before="120" w:after="120"/>
              <w:jc w:val="both"/>
              <w:rPr>
                <w:rFonts w:asciiTheme="minorHAnsi" w:hAnsiTheme="minorHAnsi" w:cstheme="minorHAnsi"/>
                <w:lang w:val="es-MX"/>
              </w:rPr>
            </w:pPr>
            <w:r>
              <w:rPr>
                <w:rFonts w:asciiTheme="minorHAnsi" w:hAnsiTheme="minorHAnsi" w:cstheme="minorHAnsi"/>
                <w:lang w:val="es-MX"/>
              </w:rPr>
              <w:t>Responsable de casos</w:t>
            </w:r>
          </w:p>
        </w:tc>
      </w:tr>
      <w:tr w:rsidR="00EF217E" w:rsidRPr="007D7497" w14:paraId="15E0A8EB" w14:textId="77777777" w:rsidTr="00684FB4">
        <w:trPr>
          <w:tblCellSpacing w:w="11" w:type="dxa"/>
        </w:trPr>
        <w:tc>
          <w:tcPr>
            <w:tcW w:w="2235" w:type="dxa"/>
            <w:shd w:val="clear" w:color="auto" w:fill="D9E2F3" w:themeFill="accent1" w:themeFillTint="33"/>
            <w:vAlign w:val="center"/>
          </w:tcPr>
          <w:p w14:paraId="59EAFC33" w14:textId="77777777" w:rsidR="00EF217E" w:rsidRPr="007D7497" w:rsidRDefault="00EF217E"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26DA0AE5" w14:textId="77777777" w:rsidR="00EF217E" w:rsidRPr="007D7497" w:rsidRDefault="00EF217E" w:rsidP="004E7170">
            <w:pPr>
              <w:spacing w:before="120" w:after="120"/>
              <w:jc w:val="both"/>
              <w:rPr>
                <w:rFonts w:asciiTheme="minorHAnsi" w:hAnsiTheme="minorHAnsi" w:cstheme="minorHAnsi"/>
                <w:lang w:val="es-MX"/>
              </w:rPr>
            </w:pPr>
          </w:p>
        </w:tc>
      </w:tr>
    </w:tbl>
    <w:p w14:paraId="66BCFBE9" w14:textId="7EDFA4D6" w:rsidR="00891F5F" w:rsidRDefault="003A1F37" w:rsidP="00891F5F">
      <w:pPr>
        <w:pStyle w:val="Ttulo4"/>
      </w:pPr>
      <w:bookmarkStart w:id="37" w:name="_Toc14803669"/>
      <w:r>
        <w:t>RF027</w:t>
      </w:r>
      <w:r w:rsidR="00891F5F" w:rsidRPr="00D438BB">
        <w:t xml:space="preserve">: </w:t>
      </w:r>
      <w:r w:rsidR="00E1343E">
        <w:t>Escritorio de la Dirección de la Unidad</w:t>
      </w:r>
      <w:r w:rsidR="000A535B">
        <w:t xml:space="preserve"> / Coordinador nacional</w:t>
      </w:r>
      <w:bookmarkEnd w:id="37"/>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891F5F" w:rsidRPr="007D7497" w14:paraId="47E34C6E" w14:textId="77777777" w:rsidTr="00684FB4">
        <w:trPr>
          <w:tblCellSpacing w:w="11" w:type="dxa"/>
        </w:trPr>
        <w:tc>
          <w:tcPr>
            <w:tcW w:w="2235" w:type="dxa"/>
            <w:shd w:val="clear" w:color="auto" w:fill="D9E2F3" w:themeFill="accent1" w:themeFillTint="33"/>
            <w:vAlign w:val="center"/>
          </w:tcPr>
          <w:p w14:paraId="7B1910DA" w14:textId="77777777" w:rsidR="00891F5F" w:rsidRPr="001C39D7" w:rsidRDefault="00891F5F"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0BA87B07" w14:textId="77777777" w:rsidR="00095165" w:rsidRDefault="00095165" w:rsidP="00095165">
            <w:pPr>
              <w:spacing w:after="120" w:line="240" w:lineRule="auto"/>
              <w:jc w:val="both"/>
              <w:rPr>
                <w:rFonts w:cs="Calibri"/>
                <w:szCs w:val="20"/>
              </w:rPr>
            </w:pPr>
            <w:r>
              <w:rPr>
                <w:rFonts w:cs="Calibri"/>
                <w:szCs w:val="20"/>
              </w:rPr>
              <w:t xml:space="preserve">El sistema proporcionará al Director de la Unidad de </w:t>
            </w:r>
            <w:r w:rsidRPr="00413BAC">
              <w:rPr>
                <w:rFonts w:cs="Calibri"/>
                <w:szCs w:val="20"/>
              </w:rPr>
              <w:t>Protección de Derechos y Representación Judicial</w:t>
            </w:r>
            <w:r>
              <w:rPr>
                <w:rFonts w:cs="Calibri"/>
                <w:szCs w:val="20"/>
              </w:rPr>
              <w:t xml:space="preserve">, la Coordinadora Nacional y el Coordinar Regional, un escritorio con el objetivo de contar con una visual completa de la información que se encuentra en proceso para su ámbito de acción. </w:t>
            </w:r>
          </w:p>
          <w:p w14:paraId="59846A86" w14:textId="77777777" w:rsidR="00095165" w:rsidRDefault="00095165" w:rsidP="00095165">
            <w:pPr>
              <w:rPr>
                <w:lang w:val="es-ES_tradnl"/>
              </w:rPr>
            </w:pPr>
            <w:r>
              <w:rPr>
                <w:rFonts w:cs="Calibri"/>
                <w:szCs w:val="20"/>
              </w:rPr>
              <w:t>Se propone el despliegue de la siguiente información:</w:t>
            </w:r>
          </w:p>
          <w:p w14:paraId="47F76C3F" w14:textId="77777777" w:rsidR="00095165" w:rsidRDefault="00095165" w:rsidP="00294B27">
            <w:pPr>
              <w:numPr>
                <w:ilvl w:val="0"/>
                <w:numId w:val="29"/>
              </w:numPr>
              <w:spacing w:beforeLines="60" w:before="144" w:afterLines="60" w:after="144" w:line="240" w:lineRule="auto"/>
              <w:jc w:val="both"/>
            </w:pPr>
            <w:r>
              <w:t>Cantidad de requerimientos separados por tipo.</w:t>
            </w:r>
          </w:p>
          <w:p w14:paraId="7A00975B" w14:textId="77777777" w:rsidR="00E1343E" w:rsidRPr="00095165" w:rsidRDefault="00095165" w:rsidP="00294B27">
            <w:pPr>
              <w:numPr>
                <w:ilvl w:val="0"/>
                <w:numId w:val="29"/>
              </w:numPr>
              <w:spacing w:beforeLines="60" w:before="144" w:afterLines="60" w:after="144" w:line="240" w:lineRule="auto"/>
              <w:jc w:val="both"/>
            </w:pPr>
            <w:r>
              <w:lastRenderedPageBreak/>
              <w:t>Cantidad de casos: Vigentes y cerrados. Casos con fichas de antecedentes como potencial fuente para el proceso de Gestión de hallazgos, en todos sus estados (propuesto, asociado a hallazgo, rechazado, etc.).</w:t>
            </w:r>
          </w:p>
          <w:p w14:paraId="03BB8289" w14:textId="77777777" w:rsidR="00891F5F" w:rsidRPr="00095165" w:rsidRDefault="00095165" w:rsidP="00294B27">
            <w:pPr>
              <w:numPr>
                <w:ilvl w:val="0"/>
                <w:numId w:val="29"/>
              </w:numPr>
              <w:spacing w:beforeLines="60" w:before="144" w:afterLines="60" w:after="144" w:line="240" w:lineRule="auto"/>
              <w:jc w:val="both"/>
            </w:pPr>
            <w:r>
              <w:t xml:space="preserve">Cantidad de </w:t>
            </w:r>
            <w:r w:rsidR="0044456A">
              <w:t>hallazgos separado por estado.</w:t>
            </w:r>
          </w:p>
          <w:p w14:paraId="4B8B7AA4" w14:textId="77777777" w:rsidR="000A535B" w:rsidRPr="00095165" w:rsidRDefault="0044456A" w:rsidP="00294B27">
            <w:pPr>
              <w:numPr>
                <w:ilvl w:val="0"/>
                <w:numId w:val="29"/>
              </w:numPr>
              <w:spacing w:beforeLines="60" w:before="144" w:afterLines="60" w:after="144" w:line="240" w:lineRule="auto"/>
              <w:jc w:val="both"/>
            </w:pPr>
            <w:r>
              <w:t xml:space="preserve">Carga de trabajo para los </w:t>
            </w:r>
            <w:r w:rsidR="000A535B" w:rsidRPr="00095165">
              <w:t>Integrantes del equipo de Protección.</w:t>
            </w:r>
          </w:p>
          <w:p w14:paraId="40ECBA3F" w14:textId="77777777" w:rsidR="00A732E1" w:rsidRPr="0044456A" w:rsidRDefault="0044456A" w:rsidP="00294B27">
            <w:pPr>
              <w:numPr>
                <w:ilvl w:val="0"/>
                <w:numId w:val="29"/>
              </w:numPr>
              <w:spacing w:beforeLines="60" w:before="144" w:afterLines="60" w:after="144" w:line="240" w:lineRule="auto"/>
              <w:jc w:val="both"/>
            </w:pPr>
            <w:r>
              <w:t>Acceso a las g</w:t>
            </w:r>
            <w:r w:rsidR="000A535B" w:rsidRPr="00095165">
              <w:t>estiones pendientes del equipo.</w:t>
            </w:r>
          </w:p>
          <w:p w14:paraId="54B1E677" w14:textId="079ECFDE" w:rsidR="00A732E1" w:rsidRPr="00E1343E" w:rsidRDefault="0044456A" w:rsidP="0044456A">
            <w:r>
              <w:rPr>
                <w:rFonts w:cs="Calibri"/>
                <w:szCs w:val="20"/>
              </w:rPr>
              <w:t xml:space="preserve">La definición de información presentada en este escritorio será única para los usuarios </w:t>
            </w:r>
            <w:r w:rsidR="00F06C64">
              <w:rPr>
                <w:rFonts w:cs="Calibri"/>
                <w:szCs w:val="20"/>
              </w:rPr>
              <w:t xml:space="preserve">internos </w:t>
            </w:r>
            <w:r>
              <w:rPr>
                <w:rFonts w:cs="Calibri"/>
                <w:szCs w:val="20"/>
              </w:rPr>
              <w:t>con acceso y no se ajustará a las necesidades de cada profesional.</w:t>
            </w:r>
          </w:p>
        </w:tc>
      </w:tr>
      <w:tr w:rsidR="00891F5F" w:rsidRPr="007D7497" w14:paraId="1745B6AC" w14:textId="77777777" w:rsidTr="00684FB4">
        <w:trPr>
          <w:tblCellSpacing w:w="11" w:type="dxa"/>
        </w:trPr>
        <w:tc>
          <w:tcPr>
            <w:tcW w:w="2235" w:type="dxa"/>
            <w:shd w:val="clear" w:color="auto" w:fill="D9E2F3" w:themeFill="accent1" w:themeFillTint="33"/>
            <w:vAlign w:val="center"/>
          </w:tcPr>
          <w:p w14:paraId="75F7F2B2" w14:textId="77777777" w:rsidR="00891F5F" w:rsidRPr="007D7497" w:rsidRDefault="00891F5F"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44269598" w14:textId="77777777" w:rsidR="00891F5F" w:rsidRPr="007D7497" w:rsidRDefault="00AB34E7" w:rsidP="00AB34E7">
            <w:pPr>
              <w:spacing w:before="120" w:after="120"/>
              <w:jc w:val="both"/>
              <w:rPr>
                <w:rFonts w:asciiTheme="minorHAnsi" w:hAnsiTheme="minorHAnsi" w:cstheme="minorHAnsi"/>
                <w:lang w:val="es-MX"/>
              </w:rPr>
            </w:pPr>
            <w:r>
              <w:rPr>
                <w:rFonts w:cs="Calibri"/>
                <w:szCs w:val="20"/>
              </w:rPr>
              <w:t xml:space="preserve">Director de la Unidad de </w:t>
            </w:r>
            <w:r w:rsidRPr="00413BAC">
              <w:rPr>
                <w:rFonts w:cs="Calibri"/>
                <w:szCs w:val="20"/>
              </w:rPr>
              <w:t>Protección de Derechos y Representación Judicial</w:t>
            </w:r>
            <w:r>
              <w:rPr>
                <w:rFonts w:cs="Calibri"/>
                <w:szCs w:val="20"/>
              </w:rPr>
              <w:t>, Coordinadora Nacional y Coordinar Regional</w:t>
            </w:r>
          </w:p>
        </w:tc>
      </w:tr>
      <w:tr w:rsidR="00891F5F" w:rsidRPr="007D7497" w14:paraId="7B331F12" w14:textId="77777777" w:rsidTr="00684FB4">
        <w:trPr>
          <w:tblCellSpacing w:w="11" w:type="dxa"/>
        </w:trPr>
        <w:tc>
          <w:tcPr>
            <w:tcW w:w="2235" w:type="dxa"/>
            <w:shd w:val="clear" w:color="auto" w:fill="D9E2F3" w:themeFill="accent1" w:themeFillTint="33"/>
            <w:vAlign w:val="center"/>
          </w:tcPr>
          <w:p w14:paraId="687D9EC7" w14:textId="77777777" w:rsidR="00891F5F" w:rsidRPr="007D7497" w:rsidRDefault="00891F5F"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36411E45" w14:textId="77777777" w:rsidR="00891F5F" w:rsidRPr="007D7497" w:rsidRDefault="00891F5F" w:rsidP="004E7170">
            <w:pPr>
              <w:spacing w:before="120" w:after="120"/>
              <w:jc w:val="both"/>
              <w:rPr>
                <w:rFonts w:asciiTheme="minorHAnsi" w:hAnsiTheme="minorHAnsi" w:cstheme="minorHAnsi"/>
                <w:lang w:val="es-MX"/>
              </w:rPr>
            </w:pPr>
          </w:p>
        </w:tc>
      </w:tr>
    </w:tbl>
    <w:p w14:paraId="733BE5DB" w14:textId="3DA5CA8F" w:rsidR="001A7FA1" w:rsidRDefault="003A1F37" w:rsidP="001A7FA1">
      <w:pPr>
        <w:pStyle w:val="Ttulo4"/>
      </w:pPr>
      <w:bookmarkStart w:id="38" w:name="_Toc14803670"/>
      <w:r>
        <w:t>RF028</w:t>
      </w:r>
      <w:r w:rsidR="001A7FA1" w:rsidRPr="00D438BB">
        <w:t xml:space="preserve">: </w:t>
      </w:r>
      <w:r w:rsidR="001A7FA1">
        <w:t>Ingresar y evaluar ficha de antecedentes</w:t>
      </w:r>
      <w:bookmarkEnd w:id="38"/>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1A7FA1" w:rsidRPr="007D7497" w14:paraId="49DCD9BF" w14:textId="77777777" w:rsidTr="00684FB4">
        <w:trPr>
          <w:tblCellSpacing w:w="11" w:type="dxa"/>
        </w:trPr>
        <w:tc>
          <w:tcPr>
            <w:tcW w:w="2235" w:type="dxa"/>
            <w:shd w:val="clear" w:color="auto" w:fill="D9E2F3" w:themeFill="accent1" w:themeFillTint="33"/>
            <w:vAlign w:val="center"/>
          </w:tcPr>
          <w:p w14:paraId="5BEDE730" w14:textId="77777777" w:rsidR="001A7FA1" w:rsidRPr="00A466A8" w:rsidRDefault="001A7FA1" w:rsidP="00A466A8">
            <w:pPr>
              <w:jc w:val="both"/>
            </w:pPr>
            <w:r w:rsidRPr="00A466A8">
              <w:t>Descripción</w:t>
            </w:r>
          </w:p>
        </w:tc>
        <w:tc>
          <w:tcPr>
            <w:tcW w:w="8933" w:type="dxa"/>
            <w:vAlign w:val="center"/>
          </w:tcPr>
          <w:p w14:paraId="50CAF42E" w14:textId="77777777" w:rsidR="00A466A8" w:rsidRDefault="00A466A8" w:rsidP="00A466A8">
            <w:pPr>
              <w:jc w:val="both"/>
            </w:pPr>
            <w:r>
              <w:t xml:space="preserve">Atendiendo a los procesos que pueden originar antecedentes que contribuyan a la detección de hallazgos, el sistema contará con un repositorio de información donde se almacenarán todos los antecedentes detectados. </w:t>
            </w:r>
          </w:p>
          <w:p w14:paraId="15065717" w14:textId="77777777" w:rsidR="00A466A8" w:rsidRDefault="00A466A8" w:rsidP="00A466A8">
            <w:pPr>
              <w:jc w:val="both"/>
            </w:pPr>
            <w:r>
              <w:t>Para ello, el Responsable del caso completará en el sistema la “Ficha de Antecedentes de la Unidad de Estudios y Gestión” de acuerdo al diseño realizado por la Defensoría de la Niñez, donde los profesionales podrán registrar la información asociada al antecedente como consecuencia del caso. La ficha contará con la siguientes información:</w:t>
            </w:r>
          </w:p>
          <w:p w14:paraId="2F47C0AF" w14:textId="77777777" w:rsidR="00A466A8" w:rsidRPr="003572A0"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Unidad de la Defensoría</w:t>
            </w:r>
            <w:r w:rsidR="003572A0" w:rsidRPr="003572A0">
              <w:rPr>
                <w:rFonts w:cs="Calibri"/>
                <w:szCs w:val="20"/>
              </w:rPr>
              <w:t xml:space="preserve">: </w:t>
            </w:r>
            <w:r w:rsidR="003572A0">
              <w:rPr>
                <w:rFonts w:cs="Calibri"/>
                <w:szCs w:val="20"/>
              </w:rPr>
              <w:t>Unidad relacionada al profesional a cargo del caso.</w:t>
            </w:r>
          </w:p>
          <w:p w14:paraId="6EB7BD4F" w14:textId="77777777" w:rsidR="00A466A8" w:rsidRPr="003572A0" w:rsidRDefault="003572A0"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Profesional:</w:t>
            </w:r>
            <w:r>
              <w:rPr>
                <w:rFonts w:cs="Calibri"/>
                <w:szCs w:val="20"/>
              </w:rPr>
              <w:t xml:space="preserve"> Responsable del caso.</w:t>
            </w:r>
          </w:p>
          <w:p w14:paraId="19E66155" w14:textId="77777777" w:rsidR="003572A0"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Jefatura de la unidad</w:t>
            </w:r>
            <w:r w:rsidR="003572A0">
              <w:rPr>
                <w:rFonts w:cs="Calibri"/>
                <w:szCs w:val="20"/>
              </w:rPr>
              <w:t xml:space="preserve"> responsable del caso.</w:t>
            </w:r>
          </w:p>
          <w:p w14:paraId="3630C76E" w14:textId="77777777" w:rsidR="00A466A8" w:rsidRPr="003572A0"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Proceso del que emana el antecedente</w:t>
            </w:r>
            <w:r w:rsidR="003572A0">
              <w:rPr>
                <w:rFonts w:cs="Calibri"/>
                <w:szCs w:val="20"/>
              </w:rPr>
              <w:t>: L</w:t>
            </w:r>
            <w:r w:rsidRPr="003572A0">
              <w:rPr>
                <w:rFonts w:cs="Calibri"/>
                <w:szCs w:val="20"/>
              </w:rPr>
              <w:t>istado de los procesos de la Defensoría d</w:t>
            </w:r>
            <w:r w:rsidR="003572A0">
              <w:rPr>
                <w:rFonts w:cs="Calibri"/>
                <w:szCs w:val="20"/>
              </w:rPr>
              <w:t>e la Niñez, sustantivos u otros.</w:t>
            </w:r>
          </w:p>
          <w:p w14:paraId="085FA0BB" w14:textId="77777777" w:rsidR="003572A0"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Fecha</w:t>
            </w:r>
            <w:r w:rsidR="003572A0">
              <w:rPr>
                <w:rFonts w:cs="Calibri"/>
                <w:szCs w:val="20"/>
              </w:rPr>
              <w:t xml:space="preserve"> del ingreso del antecedente, registrado en forma automática por el sistema.</w:t>
            </w:r>
          </w:p>
          <w:p w14:paraId="57A5CA46" w14:textId="77777777" w:rsidR="00A466A8" w:rsidRPr="003572A0"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Derecho vulnerado o promovido de la CDN</w:t>
            </w:r>
            <w:r w:rsidR="003572A0">
              <w:rPr>
                <w:rFonts w:cs="Calibri"/>
                <w:szCs w:val="20"/>
              </w:rPr>
              <w:t xml:space="preserve">: Derechos vulnerados registrado en el caso, con la posibilidad de sumar o reducir la cantidad desde el </w:t>
            </w:r>
            <w:r w:rsidRPr="003572A0">
              <w:rPr>
                <w:rFonts w:cs="Calibri"/>
                <w:szCs w:val="20"/>
              </w:rPr>
              <w:t>listado de los 54 artículos de la conv</w:t>
            </w:r>
            <w:r w:rsidR="003572A0">
              <w:rPr>
                <w:rFonts w:cs="Calibri"/>
                <w:szCs w:val="20"/>
              </w:rPr>
              <w:t>ención de los derechos del niño</w:t>
            </w:r>
            <w:r w:rsidRPr="003572A0">
              <w:rPr>
                <w:rFonts w:cs="Calibri"/>
                <w:szCs w:val="20"/>
              </w:rPr>
              <w:t xml:space="preserve"> </w:t>
            </w:r>
            <w:r w:rsidR="003572A0">
              <w:rPr>
                <w:rFonts w:cs="Calibri"/>
                <w:szCs w:val="20"/>
              </w:rPr>
              <w:t>(</w:t>
            </w:r>
            <w:r w:rsidRPr="003572A0">
              <w:rPr>
                <w:rFonts w:cs="Calibri"/>
                <w:szCs w:val="20"/>
              </w:rPr>
              <w:t>solo número del artículo)</w:t>
            </w:r>
            <w:r w:rsidR="003572A0">
              <w:rPr>
                <w:rFonts w:cs="Calibri"/>
                <w:szCs w:val="20"/>
              </w:rPr>
              <w:t>.</w:t>
            </w:r>
          </w:p>
          <w:p w14:paraId="0E4DBCF2" w14:textId="77777777" w:rsidR="00A466A8" w:rsidRDefault="00A466A8" w:rsidP="0071749B">
            <w:pPr>
              <w:pStyle w:val="Prrafodelista"/>
              <w:numPr>
                <w:ilvl w:val="0"/>
                <w:numId w:val="39"/>
              </w:numPr>
              <w:spacing w:after="120" w:line="240" w:lineRule="auto"/>
              <w:ind w:left="697" w:hanging="357"/>
              <w:contextualSpacing w:val="0"/>
              <w:jc w:val="both"/>
            </w:pPr>
            <w:r w:rsidRPr="003572A0">
              <w:rPr>
                <w:rFonts w:cs="Calibri"/>
                <w:szCs w:val="20"/>
              </w:rPr>
              <w:t>Categoría DDN involucrado</w:t>
            </w:r>
            <w:r w:rsidR="003572A0" w:rsidRPr="003572A0">
              <w:rPr>
                <w:rFonts w:cs="Calibri"/>
                <w:szCs w:val="20"/>
              </w:rPr>
              <w:t xml:space="preserve">: </w:t>
            </w:r>
            <w:r w:rsidRPr="003572A0">
              <w:rPr>
                <w:rFonts w:cs="Calibri"/>
                <w:szCs w:val="20"/>
              </w:rPr>
              <w:t>Listado de las 21 categorí</w:t>
            </w:r>
            <w:r w:rsidR="003572A0" w:rsidRPr="003572A0">
              <w:rPr>
                <w:rFonts w:cs="Calibri"/>
                <w:szCs w:val="20"/>
              </w:rPr>
              <w:t>as de la Defensoría de la Niñez (</w:t>
            </w:r>
            <w:r>
              <w:t>puede elegir uno principal y dos secundarios)</w:t>
            </w:r>
            <w:r w:rsidR="003572A0">
              <w:t>.</w:t>
            </w:r>
          </w:p>
          <w:p w14:paraId="57563766" w14:textId="77777777" w:rsidR="00A466A8" w:rsidRDefault="00A466A8" w:rsidP="0071749B">
            <w:pPr>
              <w:pStyle w:val="Prrafodelista"/>
              <w:numPr>
                <w:ilvl w:val="0"/>
                <w:numId w:val="39"/>
              </w:numPr>
              <w:spacing w:after="120" w:line="240" w:lineRule="auto"/>
              <w:ind w:left="697" w:hanging="357"/>
              <w:contextualSpacing w:val="0"/>
              <w:jc w:val="both"/>
              <w:rPr>
                <w:rFonts w:cs="Calibri"/>
                <w:szCs w:val="20"/>
              </w:rPr>
            </w:pPr>
            <w:r w:rsidRPr="003572A0">
              <w:rPr>
                <w:rFonts w:cs="Calibri"/>
                <w:szCs w:val="20"/>
              </w:rPr>
              <w:t>Breve descripción del antecedente</w:t>
            </w:r>
            <w:r w:rsidR="003572A0">
              <w:rPr>
                <w:rFonts w:cs="Calibri"/>
                <w:szCs w:val="20"/>
              </w:rPr>
              <w:t xml:space="preserve">. </w:t>
            </w:r>
            <w:r w:rsidRPr="003572A0">
              <w:rPr>
                <w:rFonts w:cs="Calibri"/>
                <w:szCs w:val="20"/>
              </w:rPr>
              <w:t>Breve relato del antecedente, indicando a lo menos: fecha, lugar, contexto, personas y/o instituciones involucradas (internas y externas), vulneraciones o promoción de derechos, y otras materias fundamentales p</w:t>
            </w:r>
            <w:r w:rsidR="003572A0">
              <w:rPr>
                <w:rFonts w:cs="Calibri"/>
                <w:szCs w:val="20"/>
              </w:rPr>
              <w:t>ara el análisis del antecedente.</w:t>
            </w:r>
          </w:p>
          <w:p w14:paraId="219839B2" w14:textId="77777777" w:rsidR="00A466A8" w:rsidRDefault="00A466A8" w:rsidP="0071749B">
            <w:pPr>
              <w:pStyle w:val="Prrafodelista"/>
              <w:numPr>
                <w:ilvl w:val="0"/>
                <w:numId w:val="39"/>
              </w:numPr>
              <w:spacing w:after="120" w:line="240" w:lineRule="auto"/>
              <w:ind w:left="697" w:hanging="357"/>
              <w:contextualSpacing w:val="0"/>
              <w:jc w:val="both"/>
            </w:pPr>
            <w:r>
              <w:t>Calificación del antecedente</w:t>
            </w:r>
            <w:r w:rsidR="003572A0">
              <w:t xml:space="preserve">: </w:t>
            </w:r>
            <w:r>
              <w:t>Buena práctica</w:t>
            </w:r>
            <w:r w:rsidR="003572A0">
              <w:t xml:space="preserve"> o </w:t>
            </w:r>
            <w:r>
              <w:t>Nudo crítico</w:t>
            </w:r>
            <w:r w:rsidR="003572A0">
              <w:t>.</w:t>
            </w:r>
          </w:p>
          <w:p w14:paraId="67EA1BE2" w14:textId="77777777" w:rsidR="00A466A8" w:rsidRDefault="00A466A8" w:rsidP="0071749B">
            <w:pPr>
              <w:pStyle w:val="Prrafodelista"/>
              <w:numPr>
                <w:ilvl w:val="0"/>
                <w:numId w:val="39"/>
              </w:numPr>
              <w:spacing w:after="120" w:line="240" w:lineRule="auto"/>
              <w:ind w:left="697" w:hanging="357"/>
              <w:contextualSpacing w:val="0"/>
              <w:jc w:val="both"/>
            </w:pPr>
            <w:r>
              <w:lastRenderedPageBreak/>
              <w:t>Criterios del antecedente</w:t>
            </w:r>
            <w:r w:rsidR="003572A0">
              <w:t>: G</w:t>
            </w:r>
            <w:r>
              <w:t xml:space="preserve">ravedad, </w:t>
            </w:r>
            <w:r w:rsidR="003572A0">
              <w:t>C</w:t>
            </w:r>
            <w:r>
              <w:t xml:space="preserve">omplejidad en la coordinación, </w:t>
            </w:r>
            <w:r w:rsidR="003572A0">
              <w:t>M</w:t>
            </w:r>
            <w:r>
              <w:t xml:space="preserve">agnitud de población afectada, </w:t>
            </w:r>
            <w:r w:rsidR="003572A0">
              <w:t>R</w:t>
            </w:r>
            <w:r>
              <w:t>epetición</w:t>
            </w:r>
            <w:r w:rsidR="003572A0">
              <w:t xml:space="preserve"> o </w:t>
            </w:r>
            <w:r w:rsidR="00CE3498">
              <w:t>Interpretación.</w:t>
            </w:r>
          </w:p>
          <w:p w14:paraId="1B3C8C1D" w14:textId="77777777" w:rsidR="00A466A8" w:rsidRDefault="00A466A8" w:rsidP="0071749B">
            <w:pPr>
              <w:pStyle w:val="Prrafodelista"/>
              <w:numPr>
                <w:ilvl w:val="0"/>
                <w:numId w:val="39"/>
              </w:numPr>
              <w:spacing w:after="120" w:line="240" w:lineRule="auto"/>
              <w:ind w:left="697" w:hanging="357"/>
              <w:contextualSpacing w:val="0"/>
              <w:jc w:val="both"/>
            </w:pPr>
            <w:r>
              <w:t>¿Hallazgo de promoción o vulneración de derechos de los NNA?</w:t>
            </w:r>
            <w:r w:rsidR="003572A0">
              <w:t xml:space="preserve"> I</w:t>
            </w:r>
            <w:r>
              <w:t>ndicar percepción: No es un hallazgo (se almacenará en el repositorio de antecedentes)</w:t>
            </w:r>
            <w:r w:rsidR="003572A0">
              <w:t xml:space="preserve">, </w:t>
            </w:r>
            <w:r>
              <w:t>Es un antecedente de otro hallazgo (</w:t>
            </w:r>
            <w:r w:rsidR="003572A0">
              <w:t xml:space="preserve">indicar a que </w:t>
            </w:r>
            <w:r>
              <w:t xml:space="preserve">hallazgo </w:t>
            </w:r>
            <w:r w:rsidR="003572A0">
              <w:t xml:space="preserve">se debiera asociar </w:t>
            </w:r>
            <w:r>
              <w:t>con el ID de hallazgo y antecedente)</w:t>
            </w:r>
            <w:r w:rsidR="003572A0">
              <w:t xml:space="preserve">, </w:t>
            </w:r>
            <w:r>
              <w:t xml:space="preserve"> </w:t>
            </w:r>
            <w:r w:rsidR="003572A0">
              <w:t xml:space="preserve">se propone como </w:t>
            </w:r>
            <w:r>
              <w:t>hallazgo</w:t>
            </w:r>
            <w:r w:rsidR="003572A0">
              <w:t>.</w:t>
            </w:r>
          </w:p>
          <w:p w14:paraId="7CD7F44C" w14:textId="77777777" w:rsidR="003572A0" w:rsidRDefault="00A466A8" w:rsidP="0071749B">
            <w:pPr>
              <w:pStyle w:val="Prrafodelista"/>
              <w:numPr>
                <w:ilvl w:val="0"/>
                <w:numId w:val="39"/>
              </w:numPr>
              <w:spacing w:after="120" w:line="240" w:lineRule="auto"/>
              <w:ind w:left="697" w:hanging="357"/>
              <w:contextualSpacing w:val="0"/>
              <w:jc w:val="both"/>
            </w:pPr>
            <w:r>
              <w:t xml:space="preserve">Solo si “es un hallazgo”: </w:t>
            </w:r>
          </w:p>
          <w:p w14:paraId="03C3F78E" w14:textId="77777777" w:rsidR="00A466A8" w:rsidRDefault="003572A0" w:rsidP="0071749B">
            <w:pPr>
              <w:pStyle w:val="Prrafodelista"/>
              <w:numPr>
                <w:ilvl w:val="1"/>
                <w:numId w:val="39"/>
              </w:numPr>
              <w:spacing w:after="120" w:line="240" w:lineRule="auto"/>
              <w:ind w:left="985"/>
              <w:contextualSpacing w:val="0"/>
              <w:jc w:val="both"/>
            </w:pPr>
            <w:r>
              <w:t>Ingresar la p</w:t>
            </w:r>
            <w:r w:rsidR="00A466A8">
              <w:t xml:space="preserve">ropuesta de instrumento a implementar </w:t>
            </w:r>
            <w:r>
              <w:t xml:space="preserve">desde un </w:t>
            </w:r>
            <w:r w:rsidR="00A466A8">
              <w:t>listado de instrumentos y agregar la opción de: Solo subirlo al repositorio de antecedentes o vincularlo a un hallazgo in</w:t>
            </w:r>
            <w:r>
              <w:t>dicándolo con el ID de hallazgo.</w:t>
            </w:r>
          </w:p>
          <w:p w14:paraId="0FFCC473" w14:textId="77777777" w:rsidR="00A466A8" w:rsidRDefault="00A466A8" w:rsidP="0071749B">
            <w:pPr>
              <w:pStyle w:val="Prrafodelista"/>
              <w:numPr>
                <w:ilvl w:val="1"/>
                <w:numId w:val="39"/>
              </w:numPr>
              <w:spacing w:after="120" w:line="240" w:lineRule="auto"/>
              <w:ind w:left="985"/>
              <w:contextualSpacing w:val="0"/>
              <w:jc w:val="both"/>
            </w:pPr>
            <w:r>
              <w:t xml:space="preserve">Propuesta de diseño de la implementación del </w:t>
            </w:r>
            <w:r w:rsidR="003572A0">
              <w:t xml:space="preserve">instrumento, </w:t>
            </w:r>
            <w:r>
              <w:t>indicando a lo menos: Unidades de la defensoría involucradas; Instituciones externas involucradas; Temporalidad de la imple</w:t>
            </w:r>
            <w:r w:rsidR="003572A0">
              <w:t>mentación (corto o largo plazo).</w:t>
            </w:r>
          </w:p>
          <w:p w14:paraId="6F093CA7" w14:textId="77777777" w:rsidR="00A466A8" w:rsidRDefault="00A466A8" w:rsidP="00A466A8">
            <w:pPr>
              <w:jc w:val="both"/>
            </w:pPr>
            <w:r>
              <w:t>Para agrupar las fichas creadas, el sistema contará con una bandeja en la que quedarán registradas las fichas que hayan sido elaboradas y desde ahí será posible editarlas o eliminarlas. Junto con lo anterior, las personas dependiendo de</w:t>
            </w:r>
            <w:r w:rsidR="001A78C5">
              <w:t xml:space="preserve"> </w:t>
            </w:r>
            <w:r>
              <w:t>l</w:t>
            </w:r>
            <w:r w:rsidR="001A78C5">
              <w:t xml:space="preserve">a Unidad a la </w:t>
            </w:r>
            <w:r>
              <w:t>que pertenezcan</w:t>
            </w:r>
            <w:r w:rsidR="001A78C5">
              <w:t>,</w:t>
            </w:r>
            <w:r>
              <w:t xml:space="preserve"> podrán revisar y editar las fichas de su mismo centro. Cada modificación quedará consignada en el respectivo historial </w:t>
            </w:r>
            <w:r w:rsidR="001A78C5">
              <w:t>de la ficha</w:t>
            </w:r>
            <w:r>
              <w:t xml:space="preserve">. </w:t>
            </w:r>
          </w:p>
          <w:p w14:paraId="5068BA71" w14:textId="77777777" w:rsidR="00A466A8" w:rsidRDefault="00A466A8" w:rsidP="00A466A8">
            <w:pPr>
              <w:jc w:val="both"/>
            </w:pPr>
            <w:r>
              <w:t>Los datos registrados en la ficha de tendrán opción de guardado, evitando la pérdida de información y permitiendo además, que las personas usuarias puedan completar las fichas en distintos momentos, sin la necesidad de completarla inmediatamente.</w:t>
            </w:r>
          </w:p>
          <w:p w14:paraId="5CC570EB" w14:textId="77777777" w:rsidR="00A466A8" w:rsidRDefault="00A466A8" w:rsidP="00A466A8">
            <w:pPr>
              <w:jc w:val="both"/>
            </w:pPr>
            <w:r>
              <w:t>Para efectos de gestión, el sistema permitirá la búsqueda e identificación de las fichas generadas en el sistema a partir del número de folio u otra estrategia de individualización. Conjuntamente, la plataforma permitirá asociar documentos a cada ficha junto con la descarga de los mismos.</w:t>
            </w:r>
          </w:p>
          <w:p w14:paraId="1D89C87B" w14:textId="77777777" w:rsidR="001A7FA1" w:rsidRPr="00E1343E" w:rsidRDefault="00A466A8" w:rsidP="00C931C4">
            <w:pPr>
              <w:spacing w:line="276" w:lineRule="auto"/>
              <w:jc w:val="both"/>
            </w:pPr>
            <w:r>
              <w:t>La edición de las fichas de antecedentes será posible hasta el momento en que sean enviadas a revisión. Luego de ello, la opción de edición quedará bloqueada a menos que la persona encargada de la revisión realice la acción explícita de devolución de la ficha, la que regresará a la bandeja de fichas de antecedentes dejando disponible la opción de edición. Con lo anterior, una vez que la ficha haya sido enviada a revisión, no será posible eliminarla.</w:t>
            </w:r>
          </w:p>
        </w:tc>
      </w:tr>
      <w:tr w:rsidR="001A7FA1" w:rsidRPr="007D7497" w14:paraId="7F396093" w14:textId="77777777" w:rsidTr="00684FB4">
        <w:trPr>
          <w:tblCellSpacing w:w="11" w:type="dxa"/>
        </w:trPr>
        <w:tc>
          <w:tcPr>
            <w:tcW w:w="2235" w:type="dxa"/>
            <w:shd w:val="clear" w:color="auto" w:fill="D9E2F3" w:themeFill="accent1" w:themeFillTint="33"/>
            <w:vAlign w:val="center"/>
          </w:tcPr>
          <w:p w14:paraId="389A3DAB" w14:textId="77777777" w:rsidR="001A7FA1" w:rsidRPr="007D7497" w:rsidRDefault="001A7FA1" w:rsidP="003F4307">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103C9554" w14:textId="77777777" w:rsidR="001A7FA1" w:rsidRPr="007D7497" w:rsidRDefault="006324E4" w:rsidP="003F4307">
            <w:pPr>
              <w:spacing w:before="120" w:after="120"/>
              <w:jc w:val="both"/>
              <w:rPr>
                <w:rFonts w:asciiTheme="minorHAnsi" w:hAnsiTheme="minorHAnsi" w:cstheme="minorHAnsi"/>
                <w:lang w:val="es-MX"/>
              </w:rPr>
            </w:pPr>
            <w:r>
              <w:rPr>
                <w:rFonts w:asciiTheme="minorHAnsi" w:hAnsiTheme="minorHAnsi" w:cstheme="minorHAnsi"/>
                <w:lang w:val="es-MX"/>
              </w:rPr>
              <w:t>Responsable del caso</w:t>
            </w:r>
          </w:p>
        </w:tc>
      </w:tr>
      <w:tr w:rsidR="001A7FA1" w:rsidRPr="007D7497" w14:paraId="7AD0163E" w14:textId="77777777" w:rsidTr="00684FB4">
        <w:trPr>
          <w:tblCellSpacing w:w="11" w:type="dxa"/>
        </w:trPr>
        <w:tc>
          <w:tcPr>
            <w:tcW w:w="2235" w:type="dxa"/>
            <w:shd w:val="clear" w:color="auto" w:fill="D9E2F3" w:themeFill="accent1" w:themeFillTint="33"/>
            <w:vAlign w:val="center"/>
          </w:tcPr>
          <w:p w14:paraId="573AD5EC" w14:textId="77777777" w:rsidR="001A7FA1" w:rsidRPr="007D7497" w:rsidRDefault="001A7FA1" w:rsidP="003F4307">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072D9594" w14:textId="77777777" w:rsidR="001A7FA1" w:rsidRPr="007D7497" w:rsidRDefault="001A7FA1" w:rsidP="003F4307">
            <w:pPr>
              <w:spacing w:before="120" w:after="120"/>
              <w:jc w:val="both"/>
              <w:rPr>
                <w:rFonts w:asciiTheme="minorHAnsi" w:hAnsiTheme="minorHAnsi" w:cstheme="minorHAnsi"/>
                <w:lang w:val="es-MX"/>
              </w:rPr>
            </w:pPr>
          </w:p>
        </w:tc>
      </w:tr>
    </w:tbl>
    <w:p w14:paraId="1BF253AB" w14:textId="77777777" w:rsidR="00E6478A" w:rsidRDefault="00516C39" w:rsidP="004A4640">
      <w:pPr>
        <w:pStyle w:val="Ttulo3"/>
      </w:pPr>
      <w:bookmarkStart w:id="39" w:name="_Toc530511395"/>
      <w:bookmarkStart w:id="40" w:name="_Toc14803671"/>
      <w:r>
        <w:t>Requerimientos funcionales g</w:t>
      </w:r>
      <w:r w:rsidR="00E6478A">
        <w:t>enerales</w:t>
      </w:r>
      <w:bookmarkEnd w:id="39"/>
      <w:bookmarkEnd w:id="40"/>
    </w:p>
    <w:p w14:paraId="3A808670" w14:textId="111494F2" w:rsidR="005A2B77" w:rsidRDefault="003A1F37" w:rsidP="005A2B77">
      <w:pPr>
        <w:pStyle w:val="Ttulo4"/>
      </w:pPr>
      <w:bookmarkStart w:id="41" w:name="_Toc14803672"/>
      <w:r>
        <w:t>RF029</w:t>
      </w:r>
      <w:r w:rsidR="005A2B77" w:rsidRPr="00D438BB">
        <w:t xml:space="preserve">: </w:t>
      </w:r>
      <w:r w:rsidR="005A2B77">
        <w:t>Exportar casos a Word</w:t>
      </w:r>
      <w:bookmarkEnd w:id="41"/>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2AB785C2" w14:textId="77777777" w:rsidTr="00684FB4">
        <w:trPr>
          <w:tblCellSpacing w:w="11" w:type="dxa"/>
        </w:trPr>
        <w:tc>
          <w:tcPr>
            <w:tcW w:w="2235" w:type="dxa"/>
            <w:shd w:val="clear" w:color="auto" w:fill="D9E2F3" w:themeFill="accent1" w:themeFillTint="33"/>
            <w:vAlign w:val="center"/>
          </w:tcPr>
          <w:p w14:paraId="6FB23CD1"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23D41EBB" w14:textId="77777777" w:rsidR="00185A6A" w:rsidRDefault="00185A6A" w:rsidP="00185A6A">
            <w:pPr>
              <w:spacing w:beforeLines="60" w:before="144" w:afterLines="60" w:after="144" w:line="240" w:lineRule="auto"/>
              <w:jc w:val="both"/>
            </w:pPr>
            <w:r>
              <w:t>El sistema debe permitir la exportación de casos a Word incluyendo toda la información relevante del caso, excepto los datos susceptibles a ser conocidos por personas distintas a las autorizadas, es decir, los datos protegidos del caso.</w:t>
            </w:r>
          </w:p>
          <w:p w14:paraId="1BABA8B4" w14:textId="7909DCF1" w:rsidR="00185A6A" w:rsidRDefault="00185A6A" w:rsidP="00185A6A">
            <w:pPr>
              <w:spacing w:beforeLines="60" w:before="144" w:afterLines="60" w:after="144" w:line="240" w:lineRule="auto"/>
              <w:jc w:val="both"/>
            </w:pPr>
            <w:r>
              <w:lastRenderedPageBreak/>
              <w:t xml:space="preserve">En ningún momento se adjuntarán el contenido de los archivos o fotos adjuntas, sino solo una mención a la cantidad de archivos adjuntos y, posiblemente, el nombre de cada archivo. Esto último, por confirmar con los usuarios </w:t>
            </w:r>
            <w:r w:rsidR="00F06C64">
              <w:rPr>
                <w:rFonts w:cs="Calibri"/>
                <w:szCs w:val="20"/>
              </w:rPr>
              <w:t xml:space="preserve">internos </w:t>
            </w:r>
            <w:r>
              <w:t>líderes del proyecto de desarrollo.</w:t>
            </w:r>
          </w:p>
          <w:p w14:paraId="2373C0C8" w14:textId="10DF78BE" w:rsidR="005A2B77" w:rsidRPr="005A2B77" w:rsidRDefault="00185A6A" w:rsidP="00185A6A">
            <w:pPr>
              <w:spacing w:beforeLines="60" w:before="144" w:afterLines="60" w:after="144" w:line="240" w:lineRule="auto"/>
              <w:jc w:val="both"/>
              <w:rPr>
                <w:rFonts w:asciiTheme="minorHAnsi" w:hAnsiTheme="minorHAnsi"/>
              </w:rPr>
            </w:pPr>
            <w:r>
              <w:rPr>
                <w:rFonts w:asciiTheme="minorHAnsi" w:hAnsiTheme="minorHAnsi"/>
              </w:rPr>
              <w:t xml:space="preserve">Para efectuar esta tarea, el usuario </w:t>
            </w:r>
            <w:r w:rsidR="00F06C64">
              <w:rPr>
                <w:rFonts w:cs="Calibri"/>
                <w:szCs w:val="20"/>
              </w:rPr>
              <w:t xml:space="preserve">interno </w:t>
            </w:r>
            <w:r>
              <w:rPr>
                <w:rFonts w:asciiTheme="minorHAnsi" w:hAnsiTheme="minorHAnsi"/>
              </w:rPr>
              <w:t xml:space="preserve">con permiso de acceso al caso, podrá presionar un botón especial para estos efectos, con el objeto que el sistema exporte la información a una plantilla diseñada especialmente para esta funcionalidad, la cual será diseñada con campos fijos y en conjunto con los usuarios </w:t>
            </w:r>
            <w:r w:rsidR="00F06C64">
              <w:rPr>
                <w:rFonts w:cs="Calibri"/>
                <w:szCs w:val="20"/>
              </w:rPr>
              <w:t xml:space="preserve">internos </w:t>
            </w:r>
            <w:r>
              <w:rPr>
                <w:rFonts w:asciiTheme="minorHAnsi" w:hAnsiTheme="minorHAnsi"/>
              </w:rPr>
              <w:t>líderes del proyecto de desarrollo.</w:t>
            </w:r>
          </w:p>
        </w:tc>
      </w:tr>
      <w:tr w:rsidR="005A2B77" w:rsidRPr="007D7497" w14:paraId="18360D9D" w14:textId="77777777" w:rsidTr="00684FB4">
        <w:trPr>
          <w:tblCellSpacing w:w="11" w:type="dxa"/>
        </w:trPr>
        <w:tc>
          <w:tcPr>
            <w:tcW w:w="2235" w:type="dxa"/>
            <w:shd w:val="clear" w:color="auto" w:fill="D9E2F3" w:themeFill="accent1" w:themeFillTint="33"/>
            <w:vAlign w:val="center"/>
          </w:tcPr>
          <w:p w14:paraId="5D9339CB"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741D042C" w14:textId="77777777" w:rsidR="005A2B77" w:rsidRPr="007D7497" w:rsidRDefault="00185A6A" w:rsidP="00185A6A">
            <w:pPr>
              <w:spacing w:before="120" w:after="120"/>
              <w:jc w:val="both"/>
              <w:rPr>
                <w:rFonts w:asciiTheme="minorHAnsi" w:hAnsiTheme="minorHAnsi" w:cstheme="minorHAnsi"/>
                <w:lang w:val="es-MX"/>
              </w:rPr>
            </w:pPr>
            <w:r>
              <w:rPr>
                <w:rFonts w:cs="Calibri"/>
                <w:szCs w:val="20"/>
              </w:rPr>
              <w:t xml:space="preserve">Unidad de </w:t>
            </w:r>
            <w:r w:rsidRPr="00413BAC">
              <w:rPr>
                <w:rFonts w:cs="Calibri"/>
                <w:szCs w:val="20"/>
              </w:rPr>
              <w:t>Protección de Derechos y Representación Judicial</w:t>
            </w:r>
            <w:r>
              <w:rPr>
                <w:rFonts w:cs="Calibri"/>
                <w:szCs w:val="20"/>
              </w:rPr>
              <w:t>, Coordinadora Nacional, Coordinar Regional, equipo designado al caso.</w:t>
            </w:r>
          </w:p>
        </w:tc>
      </w:tr>
      <w:tr w:rsidR="005A2B77" w:rsidRPr="007D7497" w14:paraId="6F87C052" w14:textId="77777777" w:rsidTr="00684FB4">
        <w:trPr>
          <w:tblCellSpacing w:w="11" w:type="dxa"/>
        </w:trPr>
        <w:tc>
          <w:tcPr>
            <w:tcW w:w="2235" w:type="dxa"/>
            <w:shd w:val="clear" w:color="auto" w:fill="D9E2F3" w:themeFill="accent1" w:themeFillTint="33"/>
            <w:vAlign w:val="center"/>
          </w:tcPr>
          <w:p w14:paraId="6CB4FCCD"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76532A39" w14:textId="77777777" w:rsidR="005A2B77" w:rsidRPr="007D7497" w:rsidRDefault="005A2B77" w:rsidP="006F32D3">
            <w:pPr>
              <w:spacing w:before="120" w:after="120"/>
              <w:jc w:val="both"/>
              <w:rPr>
                <w:rFonts w:asciiTheme="minorHAnsi" w:hAnsiTheme="minorHAnsi" w:cstheme="minorHAnsi"/>
                <w:lang w:val="es-MX"/>
              </w:rPr>
            </w:pPr>
          </w:p>
        </w:tc>
      </w:tr>
    </w:tbl>
    <w:p w14:paraId="45E9EE1E" w14:textId="477197B3" w:rsidR="00B057A1" w:rsidRDefault="003A1F37" w:rsidP="00B057A1">
      <w:pPr>
        <w:pStyle w:val="Ttulo4"/>
      </w:pPr>
      <w:bookmarkStart w:id="42" w:name="_Toc14803673"/>
      <w:r>
        <w:t>RF030</w:t>
      </w:r>
      <w:r w:rsidR="00B057A1" w:rsidRPr="00D438BB">
        <w:t xml:space="preserve">: </w:t>
      </w:r>
      <w:r w:rsidR="003031DC">
        <w:t>Visualización</w:t>
      </w:r>
      <w:r w:rsidR="00B057A1">
        <w:t xml:space="preserve"> del requerimiento por usuarios internos autorizados</w:t>
      </w:r>
      <w:bookmarkEnd w:id="42"/>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B057A1" w:rsidRPr="007D7497" w14:paraId="2F016B80" w14:textId="77777777" w:rsidTr="00684FB4">
        <w:trPr>
          <w:tblCellSpacing w:w="11" w:type="dxa"/>
        </w:trPr>
        <w:tc>
          <w:tcPr>
            <w:tcW w:w="2235" w:type="dxa"/>
            <w:shd w:val="clear" w:color="auto" w:fill="D9E2F3" w:themeFill="accent1" w:themeFillTint="33"/>
            <w:vAlign w:val="center"/>
          </w:tcPr>
          <w:p w14:paraId="3A60D721" w14:textId="77777777" w:rsidR="00B057A1" w:rsidRPr="001C39D7" w:rsidRDefault="00B057A1" w:rsidP="007840BE">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3029EBD9" w14:textId="76CE77D0" w:rsidR="00C35C7B" w:rsidRDefault="003031DC" w:rsidP="003031DC">
            <w:pPr>
              <w:spacing w:after="120"/>
              <w:jc w:val="both"/>
              <w:rPr>
                <w:rFonts w:asciiTheme="minorHAnsi" w:hAnsiTheme="minorHAnsi"/>
                <w:lang w:val="es-ES_tradnl"/>
              </w:rPr>
            </w:pPr>
            <w:r>
              <w:rPr>
                <w:rFonts w:asciiTheme="minorHAnsi" w:hAnsiTheme="minorHAnsi"/>
                <w:lang w:val="es-ES_tradnl"/>
              </w:rPr>
              <w:t xml:space="preserve">El sistema permitirá a usuarios </w:t>
            </w:r>
            <w:r w:rsidR="00F06C64">
              <w:rPr>
                <w:rFonts w:cs="Calibri"/>
                <w:szCs w:val="20"/>
              </w:rPr>
              <w:t xml:space="preserve">internos </w:t>
            </w:r>
            <w:r w:rsidR="00C35C7B">
              <w:rPr>
                <w:rFonts w:asciiTheme="minorHAnsi" w:hAnsiTheme="minorHAnsi"/>
                <w:lang w:val="es-ES_tradnl"/>
              </w:rPr>
              <w:t xml:space="preserve">de la Defensoría </w:t>
            </w:r>
            <w:r w:rsidR="0091124D">
              <w:rPr>
                <w:rFonts w:asciiTheme="minorHAnsi" w:hAnsiTheme="minorHAnsi"/>
                <w:lang w:val="es-ES_tradnl"/>
              </w:rPr>
              <w:t xml:space="preserve">visualizar </w:t>
            </w:r>
            <w:r w:rsidR="00C35C7B">
              <w:rPr>
                <w:rFonts w:asciiTheme="minorHAnsi" w:hAnsiTheme="minorHAnsi"/>
                <w:lang w:val="es-ES_tradnl"/>
              </w:rPr>
              <w:t>los requerimientos registrados en el sistema.</w:t>
            </w:r>
          </w:p>
          <w:p w14:paraId="5349BC06" w14:textId="4D9608DD" w:rsidR="00C35C7B" w:rsidRDefault="00C35C7B" w:rsidP="003031DC">
            <w:pPr>
              <w:spacing w:after="120"/>
              <w:jc w:val="both"/>
              <w:rPr>
                <w:rFonts w:asciiTheme="minorHAnsi" w:hAnsiTheme="minorHAnsi"/>
                <w:lang w:val="es-ES_tradnl"/>
              </w:rPr>
            </w:pPr>
            <w:r>
              <w:rPr>
                <w:rFonts w:asciiTheme="minorHAnsi" w:hAnsiTheme="minorHAnsi"/>
                <w:lang w:val="es-ES_tradnl"/>
              </w:rPr>
              <w:t xml:space="preserve">El nivel de acceso a los requerimientos </w:t>
            </w:r>
            <w:r w:rsidR="0091124D">
              <w:rPr>
                <w:rFonts w:asciiTheme="minorHAnsi" w:hAnsiTheme="minorHAnsi"/>
                <w:lang w:val="es-ES_tradnl"/>
              </w:rPr>
              <w:t>estará dado por</w:t>
            </w:r>
            <w:r>
              <w:rPr>
                <w:rFonts w:asciiTheme="minorHAnsi" w:hAnsiTheme="minorHAnsi"/>
                <w:lang w:val="es-ES_tradnl"/>
              </w:rPr>
              <w:t xml:space="preserve"> el perfil del usuario </w:t>
            </w:r>
            <w:r w:rsidR="00F06C64">
              <w:rPr>
                <w:rFonts w:cs="Calibri"/>
                <w:szCs w:val="20"/>
              </w:rPr>
              <w:t xml:space="preserve">interno </w:t>
            </w:r>
            <w:r>
              <w:rPr>
                <w:rFonts w:asciiTheme="minorHAnsi" w:hAnsiTheme="minorHAnsi"/>
                <w:lang w:val="es-ES_tradnl"/>
              </w:rPr>
              <w:t>que consulta, manteniendo cuidado especial en los</w:t>
            </w:r>
            <w:r w:rsidR="00C46F67">
              <w:rPr>
                <w:rFonts w:asciiTheme="minorHAnsi" w:hAnsiTheme="minorHAnsi"/>
                <w:lang w:val="es-ES_tradnl"/>
              </w:rPr>
              <w:t xml:space="preserve"> requerimientos de tipo </w:t>
            </w:r>
            <w:r>
              <w:rPr>
                <w:rFonts w:asciiTheme="minorHAnsi" w:hAnsiTheme="minorHAnsi"/>
                <w:lang w:val="es-ES_tradnl"/>
              </w:rPr>
              <w:t xml:space="preserve">casos </w:t>
            </w:r>
            <w:r w:rsidR="00C46F67">
              <w:rPr>
                <w:rFonts w:asciiTheme="minorHAnsi" w:hAnsiTheme="minorHAnsi"/>
                <w:lang w:val="es-ES_tradnl"/>
              </w:rPr>
              <w:t xml:space="preserve">y, especialmente, los </w:t>
            </w:r>
            <w:r>
              <w:rPr>
                <w:rFonts w:asciiTheme="minorHAnsi" w:hAnsiTheme="minorHAnsi"/>
                <w:lang w:val="es-ES_tradnl"/>
              </w:rPr>
              <w:t>que cuenten con información protegida.</w:t>
            </w:r>
          </w:p>
          <w:p w14:paraId="4EBF0400" w14:textId="79BCD200" w:rsidR="003031DC" w:rsidRDefault="00C35C7B" w:rsidP="003031DC">
            <w:pPr>
              <w:spacing w:after="120"/>
              <w:jc w:val="both"/>
              <w:rPr>
                <w:rFonts w:asciiTheme="minorHAnsi" w:hAnsiTheme="minorHAnsi"/>
                <w:lang w:val="es-ES_tradnl"/>
              </w:rPr>
            </w:pPr>
            <w:r>
              <w:rPr>
                <w:rFonts w:asciiTheme="minorHAnsi" w:hAnsiTheme="minorHAnsi"/>
                <w:lang w:val="es-ES_tradnl"/>
              </w:rPr>
              <w:t xml:space="preserve">En esta última situación, </w:t>
            </w:r>
            <w:r w:rsidR="00C46F67">
              <w:rPr>
                <w:rFonts w:asciiTheme="minorHAnsi" w:hAnsiTheme="minorHAnsi"/>
                <w:lang w:val="es-ES_tradnl"/>
              </w:rPr>
              <w:t xml:space="preserve">si bien </w:t>
            </w:r>
            <w:r>
              <w:rPr>
                <w:rFonts w:asciiTheme="minorHAnsi" w:hAnsiTheme="minorHAnsi"/>
                <w:lang w:val="es-ES_tradnl"/>
              </w:rPr>
              <w:t xml:space="preserve">podrán acceder usuarios </w:t>
            </w:r>
            <w:r w:rsidR="00F06C64">
              <w:rPr>
                <w:rFonts w:cs="Calibri"/>
                <w:szCs w:val="20"/>
              </w:rPr>
              <w:t xml:space="preserve">internos </w:t>
            </w:r>
            <w:r w:rsidR="003031DC">
              <w:rPr>
                <w:rFonts w:asciiTheme="minorHAnsi" w:hAnsiTheme="minorHAnsi"/>
                <w:lang w:val="es-ES_tradnl"/>
              </w:rPr>
              <w:t xml:space="preserve">que no pertenezcan al equipo del caso, </w:t>
            </w:r>
            <w:r w:rsidR="00C46F67">
              <w:rPr>
                <w:rFonts w:asciiTheme="minorHAnsi" w:hAnsiTheme="minorHAnsi"/>
                <w:lang w:val="es-ES_tradnl"/>
              </w:rPr>
              <w:t xml:space="preserve">si deben contar </w:t>
            </w:r>
            <w:r w:rsidR="003031DC">
              <w:rPr>
                <w:rFonts w:asciiTheme="minorHAnsi" w:hAnsiTheme="minorHAnsi"/>
                <w:lang w:val="es-ES_tradnl"/>
              </w:rPr>
              <w:t>con los permisos de acceso disponibles para estos efectos, como por ejemplo: Coordinadora Nacional o Defensora.</w:t>
            </w:r>
          </w:p>
          <w:p w14:paraId="11095B54" w14:textId="1D8FAD00" w:rsidR="00C35C7B" w:rsidRPr="001C39D7" w:rsidRDefault="003031DC" w:rsidP="0091124D">
            <w:pPr>
              <w:spacing w:after="120"/>
              <w:jc w:val="both"/>
              <w:rPr>
                <w:rFonts w:asciiTheme="minorHAnsi" w:hAnsiTheme="minorHAnsi"/>
                <w:lang w:val="es-ES_tradnl"/>
              </w:rPr>
            </w:pPr>
            <w:r>
              <w:rPr>
                <w:rFonts w:asciiTheme="minorHAnsi" w:hAnsiTheme="minorHAnsi"/>
                <w:lang w:val="es-ES_tradnl"/>
              </w:rPr>
              <w:t xml:space="preserve">La información presentada </w:t>
            </w:r>
            <w:r w:rsidR="00C46F67">
              <w:rPr>
                <w:rFonts w:asciiTheme="minorHAnsi" w:hAnsiTheme="minorHAnsi"/>
                <w:lang w:val="es-ES_tradnl"/>
              </w:rPr>
              <w:t xml:space="preserve">a estos </w:t>
            </w:r>
            <w:r w:rsidR="0091124D">
              <w:rPr>
                <w:rFonts w:asciiTheme="minorHAnsi" w:hAnsiTheme="minorHAnsi"/>
                <w:lang w:val="es-ES_tradnl"/>
              </w:rPr>
              <w:t>será</w:t>
            </w:r>
            <w:r>
              <w:rPr>
                <w:rFonts w:asciiTheme="minorHAnsi" w:hAnsiTheme="minorHAnsi"/>
                <w:lang w:val="es-ES_tradnl"/>
              </w:rPr>
              <w:t xml:space="preserve"> los datos </w:t>
            </w:r>
            <w:r w:rsidR="00C46F67">
              <w:rPr>
                <w:rFonts w:asciiTheme="minorHAnsi" w:hAnsiTheme="minorHAnsi"/>
                <w:lang w:val="es-ES_tradnl"/>
              </w:rPr>
              <w:t>generales</w:t>
            </w:r>
            <w:r>
              <w:rPr>
                <w:rFonts w:asciiTheme="minorHAnsi" w:hAnsiTheme="minorHAnsi"/>
                <w:lang w:val="es-ES_tradnl"/>
              </w:rPr>
              <w:t xml:space="preserve"> del caso, los que serán definidos y acordados en la etapa de desarrollo del sistema con los usuarios líderes del proyecto.</w:t>
            </w:r>
            <w:r w:rsidR="00C46F67">
              <w:rPr>
                <w:rFonts w:asciiTheme="minorHAnsi" w:hAnsiTheme="minorHAnsi"/>
                <w:lang w:val="es-ES_tradnl"/>
              </w:rPr>
              <w:t xml:space="preserve"> </w:t>
            </w:r>
            <w:r w:rsidR="00C35C7B">
              <w:rPr>
                <w:rFonts w:asciiTheme="minorHAnsi" w:hAnsiTheme="minorHAnsi"/>
                <w:lang w:val="es-ES_tradnl"/>
              </w:rPr>
              <w:t xml:space="preserve">Lo anterior, sin perjuicio del acceso a la información protegida que tendrán los usuarios que cuenten con perfil habilitado para </w:t>
            </w:r>
            <w:r w:rsidR="00C46F67">
              <w:rPr>
                <w:rFonts w:asciiTheme="minorHAnsi" w:hAnsiTheme="minorHAnsi"/>
                <w:lang w:val="es-ES_tradnl"/>
              </w:rPr>
              <w:t>ese tipo de visualización</w:t>
            </w:r>
            <w:r w:rsidR="00C35C7B">
              <w:rPr>
                <w:rFonts w:asciiTheme="minorHAnsi" w:hAnsiTheme="minorHAnsi"/>
                <w:lang w:val="es-ES_tradnl"/>
              </w:rPr>
              <w:t>.</w:t>
            </w:r>
          </w:p>
        </w:tc>
      </w:tr>
      <w:tr w:rsidR="00B057A1" w:rsidRPr="007D7497" w14:paraId="3EB5CAA5" w14:textId="77777777" w:rsidTr="00684FB4">
        <w:trPr>
          <w:tblCellSpacing w:w="11" w:type="dxa"/>
        </w:trPr>
        <w:tc>
          <w:tcPr>
            <w:tcW w:w="2235" w:type="dxa"/>
            <w:shd w:val="clear" w:color="auto" w:fill="D9E2F3" w:themeFill="accent1" w:themeFillTint="33"/>
            <w:vAlign w:val="center"/>
          </w:tcPr>
          <w:p w14:paraId="6485DA00" w14:textId="77777777" w:rsidR="00B057A1" w:rsidRPr="007D7497" w:rsidRDefault="00B057A1" w:rsidP="007840BE">
            <w:pPr>
              <w:spacing w:before="40" w:after="4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tcPr>
          <w:p w14:paraId="7E091D4B" w14:textId="77777777" w:rsidR="00B057A1" w:rsidRPr="007D7497" w:rsidRDefault="00C35C7B" w:rsidP="00C35C7B">
            <w:pPr>
              <w:spacing w:before="40" w:after="40"/>
              <w:jc w:val="both"/>
              <w:rPr>
                <w:rFonts w:asciiTheme="minorHAnsi" w:hAnsiTheme="minorHAnsi" w:cstheme="minorHAnsi"/>
                <w:lang w:val="es-MX"/>
              </w:rPr>
            </w:pPr>
            <w:r>
              <w:rPr>
                <w:rFonts w:asciiTheme="minorHAnsi" w:hAnsiTheme="minorHAnsi" w:cstheme="minorHAnsi"/>
                <w:lang w:val="es-MX"/>
              </w:rPr>
              <w:t>Usuarios con acceso a casos</w:t>
            </w:r>
          </w:p>
        </w:tc>
      </w:tr>
      <w:tr w:rsidR="00B057A1" w:rsidRPr="007D7497" w14:paraId="2E84E918" w14:textId="77777777" w:rsidTr="00684FB4">
        <w:trPr>
          <w:tblCellSpacing w:w="11" w:type="dxa"/>
        </w:trPr>
        <w:tc>
          <w:tcPr>
            <w:tcW w:w="2235" w:type="dxa"/>
            <w:shd w:val="clear" w:color="auto" w:fill="D9E2F3" w:themeFill="accent1" w:themeFillTint="33"/>
            <w:vAlign w:val="center"/>
          </w:tcPr>
          <w:p w14:paraId="5F2BF448" w14:textId="77777777" w:rsidR="00B057A1" w:rsidRPr="007D7497" w:rsidRDefault="00B057A1" w:rsidP="007840BE">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34474DEA" w14:textId="77777777" w:rsidR="00B057A1" w:rsidRPr="007D7497" w:rsidRDefault="00B057A1" w:rsidP="007840BE">
            <w:pPr>
              <w:spacing w:before="40" w:after="40"/>
              <w:jc w:val="both"/>
              <w:rPr>
                <w:rFonts w:asciiTheme="minorHAnsi" w:hAnsiTheme="minorHAnsi" w:cstheme="minorHAnsi"/>
                <w:lang w:val="es-MX"/>
              </w:rPr>
            </w:pPr>
          </w:p>
        </w:tc>
      </w:tr>
    </w:tbl>
    <w:p w14:paraId="3BEF0474" w14:textId="7765DCDD" w:rsidR="00220995" w:rsidRDefault="003A1F37" w:rsidP="00220995">
      <w:pPr>
        <w:pStyle w:val="Ttulo4"/>
      </w:pPr>
      <w:bookmarkStart w:id="43" w:name="_Toc14803674"/>
      <w:r>
        <w:t>RF031</w:t>
      </w:r>
      <w:r w:rsidR="00220995" w:rsidRPr="00D438BB">
        <w:t xml:space="preserve">: </w:t>
      </w:r>
      <w:r w:rsidR="00220995">
        <w:t>Historia de los eventos realizados en el requerimiento o caso</w:t>
      </w:r>
      <w:bookmarkEnd w:id="43"/>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220995" w:rsidRPr="007D7497" w14:paraId="235A031F" w14:textId="77777777" w:rsidTr="00684FB4">
        <w:trPr>
          <w:tblCellSpacing w:w="11" w:type="dxa"/>
        </w:trPr>
        <w:tc>
          <w:tcPr>
            <w:tcW w:w="2235" w:type="dxa"/>
            <w:shd w:val="clear" w:color="auto" w:fill="D9E2F3" w:themeFill="accent1" w:themeFillTint="33"/>
            <w:vAlign w:val="center"/>
          </w:tcPr>
          <w:p w14:paraId="5B8A9B99" w14:textId="77777777" w:rsidR="00220995" w:rsidRPr="001C39D7" w:rsidRDefault="00220995" w:rsidP="003A3083">
            <w:pPr>
              <w:spacing w:before="40" w:after="4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tcPr>
          <w:p w14:paraId="6F802508" w14:textId="77777777" w:rsidR="00645D56" w:rsidRDefault="00645D56" w:rsidP="00645D56">
            <w:pPr>
              <w:spacing w:before="40" w:after="40"/>
              <w:jc w:val="both"/>
              <w:rPr>
                <w:rFonts w:asciiTheme="minorHAnsi" w:hAnsiTheme="minorHAnsi" w:cstheme="minorHAnsi"/>
                <w:lang w:val="es-MX"/>
              </w:rPr>
            </w:pPr>
            <w:r>
              <w:rPr>
                <w:rFonts w:asciiTheme="minorHAnsi" w:hAnsiTheme="minorHAnsi" w:cstheme="minorHAnsi"/>
                <w:lang w:val="es-MX"/>
              </w:rPr>
              <w:t>El sistema almacenará toda la información asociada a las actividades que los usuarios ejecutan en los requerimientos, independiente del tipo. Para esto, debe registrar la siguiente información en cada requerimiento: Tipo de evento, nombre de usuario, fecha y hora del evento, Descripción u observaciones.</w:t>
            </w:r>
          </w:p>
          <w:p w14:paraId="221985B1" w14:textId="1B5652A4" w:rsidR="00645D56" w:rsidRDefault="00645D56" w:rsidP="00645D56">
            <w:pPr>
              <w:spacing w:before="40" w:after="40"/>
              <w:jc w:val="both"/>
              <w:rPr>
                <w:rFonts w:asciiTheme="minorHAnsi" w:hAnsiTheme="minorHAnsi" w:cstheme="minorHAnsi"/>
                <w:lang w:val="es-MX"/>
              </w:rPr>
            </w:pPr>
            <w:r>
              <w:rPr>
                <w:rFonts w:asciiTheme="minorHAnsi" w:hAnsiTheme="minorHAnsi" w:cstheme="minorHAnsi"/>
                <w:lang w:val="es-MX"/>
              </w:rPr>
              <w:t xml:space="preserve">Debido a que existe la posibilidad que los registros de la historia se acumulen hasta llegar a una cantidad inmanejable en solo una pantalla, se considera permitir al usuario </w:t>
            </w:r>
            <w:r w:rsidR="00F06C64">
              <w:rPr>
                <w:rFonts w:cs="Calibri"/>
                <w:szCs w:val="20"/>
              </w:rPr>
              <w:t xml:space="preserve">interno </w:t>
            </w:r>
            <w:r w:rsidR="00842ED0">
              <w:rPr>
                <w:rFonts w:cs="Calibri"/>
                <w:szCs w:val="20"/>
              </w:rPr>
              <w:t xml:space="preserve">visualizar una cantidad de registros acotados facilitando la búsqueda a través de </w:t>
            </w:r>
            <w:r w:rsidR="00842ED0">
              <w:rPr>
                <w:rFonts w:asciiTheme="minorHAnsi" w:hAnsiTheme="minorHAnsi" w:cstheme="minorHAnsi"/>
                <w:lang w:val="es-MX"/>
              </w:rPr>
              <w:t>filtros como</w:t>
            </w:r>
            <w:r>
              <w:rPr>
                <w:rFonts w:asciiTheme="minorHAnsi" w:hAnsiTheme="minorHAnsi" w:cstheme="minorHAnsi"/>
                <w:lang w:val="es-MX"/>
              </w:rPr>
              <w:t>: Tipo de evento, más periodos de fecha entre las que se realizó la actividad.</w:t>
            </w:r>
          </w:p>
          <w:p w14:paraId="482A8C6D" w14:textId="77777777" w:rsidR="00220995" w:rsidRPr="001C39D7" w:rsidRDefault="00645D56" w:rsidP="00BF5F5F">
            <w:pPr>
              <w:spacing w:after="120"/>
              <w:jc w:val="both"/>
              <w:rPr>
                <w:rFonts w:asciiTheme="minorHAnsi" w:hAnsiTheme="minorHAnsi"/>
                <w:lang w:val="es-ES_tradnl"/>
              </w:rPr>
            </w:pPr>
            <w:r>
              <w:t xml:space="preserve">En esta historia quedará </w:t>
            </w:r>
            <w:r w:rsidR="00BF5F5F">
              <w:t xml:space="preserve">también el registro de </w:t>
            </w:r>
            <w:r>
              <w:t xml:space="preserve">las visitas a la carpeta digital del caso, </w:t>
            </w:r>
            <w:r w:rsidR="00BF5F5F">
              <w:t xml:space="preserve">almacenando, además de los datos indicados anteriormente, </w:t>
            </w:r>
            <w:r>
              <w:t xml:space="preserve"> la navegación e identificando el tipo </w:t>
            </w:r>
            <w:r>
              <w:lastRenderedPageBreak/>
              <w:t xml:space="preserve">de información a la que el usuario tuvo acceso. Para lo anterior, </w:t>
            </w:r>
            <w:r w:rsidR="00BF5F5F">
              <w:t xml:space="preserve">además </w:t>
            </w:r>
            <w:r>
              <w:t>se registrará: El caso visitado, el acceso a información protegida, el acceso a archivos adjuntos protegidos, usuario que accede a la información, fecha y hora del acceso.</w:t>
            </w:r>
          </w:p>
        </w:tc>
      </w:tr>
      <w:tr w:rsidR="00220995" w:rsidRPr="007D7497" w14:paraId="1F182E48" w14:textId="77777777" w:rsidTr="00684FB4">
        <w:trPr>
          <w:tblCellSpacing w:w="11" w:type="dxa"/>
        </w:trPr>
        <w:tc>
          <w:tcPr>
            <w:tcW w:w="2235" w:type="dxa"/>
            <w:shd w:val="clear" w:color="auto" w:fill="D9E2F3" w:themeFill="accent1" w:themeFillTint="33"/>
            <w:vAlign w:val="center"/>
          </w:tcPr>
          <w:p w14:paraId="4F3687B7" w14:textId="77777777" w:rsidR="00220995" w:rsidRPr="007D7497" w:rsidRDefault="00220995" w:rsidP="003A3083">
            <w:pPr>
              <w:spacing w:before="40" w:after="4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tcPr>
          <w:p w14:paraId="7A014DF2" w14:textId="77777777" w:rsidR="00645D56" w:rsidRPr="00645D56" w:rsidRDefault="00645D56" w:rsidP="00645D56">
            <w:pPr>
              <w:spacing w:beforeLines="60" w:before="144" w:afterLines="60" w:after="144" w:line="240" w:lineRule="auto"/>
              <w:jc w:val="both"/>
            </w:pPr>
            <w:r>
              <w:t xml:space="preserve"> </w:t>
            </w:r>
            <w:r w:rsidR="00C16CCB">
              <w:t>Usuarios del sistema</w:t>
            </w:r>
          </w:p>
        </w:tc>
      </w:tr>
      <w:tr w:rsidR="00220995" w:rsidRPr="007D7497" w14:paraId="0A603EEF" w14:textId="77777777" w:rsidTr="00684FB4">
        <w:trPr>
          <w:tblCellSpacing w:w="11" w:type="dxa"/>
        </w:trPr>
        <w:tc>
          <w:tcPr>
            <w:tcW w:w="2235" w:type="dxa"/>
            <w:shd w:val="clear" w:color="auto" w:fill="D9E2F3" w:themeFill="accent1" w:themeFillTint="33"/>
            <w:vAlign w:val="center"/>
          </w:tcPr>
          <w:p w14:paraId="7DB45340" w14:textId="77777777" w:rsidR="00220995" w:rsidRPr="007D7497" w:rsidRDefault="00220995" w:rsidP="003A3083">
            <w:pPr>
              <w:spacing w:before="40" w:after="4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tcPr>
          <w:p w14:paraId="09EAA8F4" w14:textId="77777777" w:rsidR="00220995" w:rsidRPr="007D7497" w:rsidRDefault="00220995" w:rsidP="003A3083">
            <w:pPr>
              <w:spacing w:before="40" w:after="40"/>
              <w:jc w:val="both"/>
              <w:rPr>
                <w:rFonts w:asciiTheme="minorHAnsi" w:hAnsiTheme="minorHAnsi" w:cstheme="minorHAnsi"/>
                <w:lang w:val="es-MX"/>
              </w:rPr>
            </w:pPr>
          </w:p>
        </w:tc>
      </w:tr>
    </w:tbl>
    <w:p w14:paraId="295B0355" w14:textId="68FC77B1" w:rsidR="001B0741" w:rsidRDefault="003A1F37" w:rsidP="001B0741">
      <w:pPr>
        <w:pStyle w:val="Ttulo4"/>
      </w:pPr>
      <w:bookmarkStart w:id="44" w:name="_Toc14803675"/>
      <w:r>
        <w:t>RF032</w:t>
      </w:r>
      <w:r w:rsidR="001B0741" w:rsidRPr="00D438BB">
        <w:t xml:space="preserve">: </w:t>
      </w:r>
      <w:r w:rsidR="001B0741" w:rsidRPr="001B0741">
        <w:t xml:space="preserve">Base de conocimiento de </w:t>
      </w:r>
      <w:r w:rsidR="001B0741">
        <w:t>requerimientos y casos</w:t>
      </w:r>
      <w:bookmarkEnd w:id="44"/>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1B0741" w:rsidRPr="007D7497" w14:paraId="4264BBFE" w14:textId="77777777" w:rsidTr="00684FB4">
        <w:trPr>
          <w:tblCellSpacing w:w="11" w:type="dxa"/>
        </w:trPr>
        <w:tc>
          <w:tcPr>
            <w:tcW w:w="2235" w:type="dxa"/>
            <w:shd w:val="clear" w:color="auto" w:fill="D9E2F3" w:themeFill="accent1" w:themeFillTint="33"/>
            <w:vAlign w:val="center"/>
          </w:tcPr>
          <w:p w14:paraId="239BA9AD" w14:textId="77777777" w:rsidR="001B0741" w:rsidRPr="001C39D7" w:rsidRDefault="001B0741"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25C90480" w14:textId="77777777" w:rsidR="008C5DBE" w:rsidRDefault="008C5DBE" w:rsidP="001B0741">
            <w:pPr>
              <w:spacing w:before="120" w:after="120"/>
              <w:jc w:val="both"/>
              <w:rPr>
                <w:rFonts w:asciiTheme="minorHAnsi" w:hAnsiTheme="minorHAnsi"/>
                <w:lang w:val="es-ES_tradnl"/>
              </w:rPr>
            </w:pPr>
            <w:r>
              <w:rPr>
                <w:rFonts w:asciiTheme="minorHAnsi" w:hAnsiTheme="minorHAnsi"/>
                <w:lang w:val="es-ES_tradnl"/>
              </w:rPr>
              <w:t>El sistema contará con un repositorio que almacenará todos los requerimientos y casos ingresados y gestionados por la Defensoría, tanto en proceso como finalizados.</w:t>
            </w:r>
          </w:p>
          <w:p w14:paraId="2BBE7440" w14:textId="33FE4D42" w:rsidR="008C5DBE" w:rsidRDefault="008C5DBE" w:rsidP="001B0741">
            <w:pPr>
              <w:spacing w:before="120" w:after="120"/>
              <w:jc w:val="both"/>
              <w:rPr>
                <w:rFonts w:asciiTheme="minorHAnsi" w:hAnsiTheme="minorHAnsi"/>
                <w:lang w:val="es-ES_tradnl"/>
              </w:rPr>
            </w:pPr>
            <w:r>
              <w:rPr>
                <w:rFonts w:asciiTheme="minorHAnsi" w:hAnsiTheme="minorHAnsi"/>
                <w:lang w:val="es-ES_tradnl"/>
              </w:rPr>
              <w:t>Como una forma de aprovechar esta información, el sistema proporcionará</w:t>
            </w:r>
            <w:r w:rsidR="00C16CCB">
              <w:rPr>
                <w:rFonts w:asciiTheme="minorHAnsi" w:hAnsiTheme="minorHAnsi"/>
                <w:lang w:val="es-ES_tradnl"/>
              </w:rPr>
              <w:t>,</w:t>
            </w:r>
            <w:r>
              <w:rPr>
                <w:rFonts w:asciiTheme="minorHAnsi" w:hAnsiTheme="minorHAnsi"/>
                <w:lang w:val="es-ES_tradnl"/>
              </w:rPr>
              <w:t xml:space="preserve"> a usuarios </w:t>
            </w:r>
            <w:r w:rsidR="00F06C64">
              <w:rPr>
                <w:rFonts w:cs="Calibri"/>
                <w:szCs w:val="20"/>
              </w:rPr>
              <w:t xml:space="preserve">internos </w:t>
            </w:r>
            <w:r>
              <w:rPr>
                <w:rFonts w:asciiTheme="minorHAnsi" w:hAnsiTheme="minorHAnsi"/>
                <w:lang w:val="es-ES_tradnl"/>
              </w:rPr>
              <w:t>con el perfil adecuado, opciones de búsqueda de información de requerimiento</w:t>
            </w:r>
            <w:r w:rsidR="00C16CCB">
              <w:rPr>
                <w:rFonts w:asciiTheme="minorHAnsi" w:hAnsiTheme="minorHAnsi"/>
                <w:lang w:val="es-ES_tradnl"/>
              </w:rPr>
              <w:t>s</w:t>
            </w:r>
            <w:r>
              <w:rPr>
                <w:rFonts w:asciiTheme="minorHAnsi" w:hAnsiTheme="minorHAnsi"/>
                <w:lang w:val="es-ES_tradnl"/>
              </w:rPr>
              <w:t xml:space="preserve"> o casos históricos</w:t>
            </w:r>
            <w:r w:rsidR="00C16CCB">
              <w:rPr>
                <w:rFonts w:asciiTheme="minorHAnsi" w:hAnsiTheme="minorHAnsi"/>
                <w:lang w:val="es-ES_tradnl"/>
              </w:rPr>
              <w:t xml:space="preserve">. Esto, </w:t>
            </w:r>
            <w:r>
              <w:rPr>
                <w:rFonts w:asciiTheme="minorHAnsi" w:hAnsiTheme="minorHAnsi"/>
                <w:lang w:val="es-ES_tradnl"/>
              </w:rPr>
              <w:t xml:space="preserve">como una forma de obtener información de procesos </w:t>
            </w:r>
            <w:r w:rsidR="00C16CCB">
              <w:rPr>
                <w:rFonts w:asciiTheme="minorHAnsi" w:hAnsiTheme="minorHAnsi"/>
                <w:lang w:val="es-ES_tradnl"/>
              </w:rPr>
              <w:t xml:space="preserve">o gestiones antiguas </w:t>
            </w:r>
            <w:r>
              <w:rPr>
                <w:rFonts w:asciiTheme="minorHAnsi" w:hAnsiTheme="minorHAnsi"/>
                <w:lang w:val="es-ES_tradnl"/>
              </w:rPr>
              <w:t xml:space="preserve">similares </w:t>
            </w:r>
            <w:r w:rsidR="00C16CCB">
              <w:rPr>
                <w:rFonts w:asciiTheme="minorHAnsi" w:hAnsiTheme="minorHAnsi"/>
                <w:lang w:val="es-ES_tradnl"/>
              </w:rPr>
              <w:t>que sirvan como precedente para gestiones actuales en situaciones similares.</w:t>
            </w:r>
          </w:p>
          <w:p w14:paraId="447E753F" w14:textId="77777777" w:rsidR="000A535B" w:rsidRPr="00C16CCB" w:rsidRDefault="00C16CCB" w:rsidP="00C16CCB">
            <w:pPr>
              <w:spacing w:before="120" w:after="120"/>
              <w:jc w:val="both"/>
              <w:rPr>
                <w:rFonts w:asciiTheme="minorHAnsi" w:hAnsiTheme="minorHAnsi"/>
                <w:lang w:val="es-ES_tradnl"/>
              </w:rPr>
            </w:pPr>
            <w:r>
              <w:rPr>
                <w:rFonts w:asciiTheme="minorHAnsi" w:hAnsiTheme="minorHAnsi"/>
                <w:lang w:val="es-ES_tradnl"/>
              </w:rPr>
              <w:t>Los filtros para seleccionar la información se analizará con los usuarios contrapartes líderes del desarrollo del proyecto.</w:t>
            </w:r>
          </w:p>
        </w:tc>
      </w:tr>
      <w:tr w:rsidR="001B0741" w:rsidRPr="007D7497" w14:paraId="4F02BBA7" w14:textId="77777777" w:rsidTr="00684FB4">
        <w:trPr>
          <w:tblCellSpacing w:w="11" w:type="dxa"/>
        </w:trPr>
        <w:tc>
          <w:tcPr>
            <w:tcW w:w="2235" w:type="dxa"/>
            <w:shd w:val="clear" w:color="auto" w:fill="D9E2F3" w:themeFill="accent1" w:themeFillTint="33"/>
            <w:vAlign w:val="center"/>
          </w:tcPr>
          <w:p w14:paraId="2D8CCB67" w14:textId="77777777" w:rsidR="001B0741" w:rsidRPr="007D7497" w:rsidRDefault="001B0741"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0D63F6E1" w14:textId="77777777" w:rsidR="001B0741" w:rsidRPr="007D7497" w:rsidRDefault="00C16CCB" w:rsidP="004E7170">
            <w:pPr>
              <w:spacing w:before="120" w:after="120"/>
              <w:jc w:val="both"/>
              <w:rPr>
                <w:rFonts w:asciiTheme="minorHAnsi" w:hAnsiTheme="minorHAnsi" w:cstheme="minorHAnsi"/>
                <w:lang w:val="es-MX"/>
              </w:rPr>
            </w:pPr>
            <w:r>
              <w:t>Usuarios del sistema</w:t>
            </w:r>
          </w:p>
        </w:tc>
      </w:tr>
      <w:tr w:rsidR="001B0741" w:rsidRPr="007D7497" w14:paraId="25CE6CFA" w14:textId="77777777" w:rsidTr="00684FB4">
        <w:trPr>
          <w:tblCellSpacing w:w="11" w:type="dxa"/>
        </w:trPr>
        <w:tc>
          <w:tcPr>
            <w:tcW w:w="2235" w:type="dxa"/>
            <w:shd w:val="clear" w:color="auto" w:fill="D9E2F3" w:themeFill="accent1" w:themeFillTint="33"/>
            <w:vAlign w:val="center"/>
          </w:tcPr>
          <w:p w14:paraId="36E5CC10" w14:textId="77777777" w:rsidR="001B0741" w:rsidRPr="007D7497" w:rsidRDefault="001B0741"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28D245D9" w14:textId="77777777" w:rsidR="001B0741" w:rsidRPr="007D7497" w:rsidRDefault="001B0741" w:rsidP="004E7170">
            <w:pPr>
              <w:spacing w:before="120" w:after="120"/>
              <w:jc w:val="both"/>
              <w:rPr>
                <w:rFonts w:asciiTheme="minorHAnsi" w:hAnsiTheme="minorHAnsi" w:cstheme="minorHAnsi"/>
                <w:lang w:val="es-MX"/>
              </w:rPr>
            </w:pPr>
          </w:p>
        </w:tc>
      </w:tr>
    </w:tbl>
    <w:p w14:paraId="7B376FCF" w14:textId="6F5E0E6B" w:rsidR="005A2B77" w:rsidRDefault="003A1F37" w:rsidP="005A2B77">
      <w:pPr>
        <w:pStyle w:val="Ttulo4"/>
      </w:pPr>
      <w:bookmarkStart w:id="45" w:name="_Toc14803676"/>
      <w:r>
        <w:t>RF033</w:t>
      </w:r>
      <w:r w:rsidR="005A2B77" w:rsidRPr="00D438BB">
        <w:t xml:space="preserve">: </w:t>
      </w:r>
      <w:r w:rsidR="005A2B77">
        <w:t>Registros de documentos plantillas para uso por usuarios del sistema</w:t>
      </w:r>
      <w:bookmarkEnd w:id="45"/>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5A2B77" w:rsidRPr="007D7497" w14:paraId="4A48A87F" w14:textId="77777777" w:rsidTr="00684FB4">
        <w:trPr>
          <w:tblCellSpacing w:w="11" w:type="dxa"/>
        </w:trPr>
        <w:tc>
          <w:tcPr>
            <w:tcW w:w="2235" w:type="dxa"/>
            <w:shd w:val="clear" w:color="auto" w:fill="D9E2F3" w:themeFill="accent1" w:themeFillTint="33"/>
            <w:vAlign w:val="center"/>
          </w:tcPr>
          <w:p w14:paraId="18C952DC" w14:textId="77777777" w:rsidR="005A2B77" w:rsidRPr="001C39D7" w:rsidRDefault="005A2B77"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7E7C82BB" w14:textId="092B14E7" w:rsidR="00F65E62" w:rsidRDefault="00F65E62" w:rsidP="00524AE7">
            <w:pPr>
              <w:spacing w:beforeLines="60" w:before="144" w:afterLines="60" w:after="144" w:line="240" w:lineRule="auto"/>
              <w:jc w:val="both"/>
            </w:pPr>
            <w:r>
              <w:t xml:space="preserve">El sistema permitirá adjuntar archivos para la utilización por usuarios </w:t>
            </w:r>
            <w:r w:rsidR="00F06C64">
              <w:rPr>
                <w:rFonts w:cs="Calibri"/>
                <w:szCs w:val="20"/>
              </w:rPr>
              <w:t xml:space="preserve">internos </w:t>
            </w:r>
            <w:r>
              <w:t>en distintas instancias del proceso. Es decir, permitirá acceder a formatos de documentos Excel o Word para utilizarlos en los distintos informes requeridos en las actividades de los procesos.</w:t>
            </w:r>
          </w:p>
          <w:p w14:paraId="09B044B6" w14:textId="709DD631" w:rsidR="00AB34E7" w:rsidRPr="005A2B77" w:rsidRDefault="00F65E62" w:rsidP="00F06C64">
            <w:pPr>
              <w:spacing w:beforeLines="60" w:before="144" w:afterLines="60" w:after="144" w:line="240" w:lineRule="auto"/>
              <w:jc w:val="both"/>
            </w:pPr>
            <w:r w:rsidRPr="00F65E62">
              <w:t>En</w:t>
            </w:r>
            <w:r>
              <w:t>tre</w:t>
            </w:r>
            <w:r w:rsidRPr="00F65E62">
              <w:t xml:space="preserve"> estos documentos se encuentran incluso los formatos </w:t>
            </w:r>
            <w:r>
              <w:t xml:space="preserve">que </w:t>
            </w:r>
            <w:r w:rsidR="00F06C64">
              <w:t xml:space="preserve">se </w:t>
            </w:r>
            <w:r>
              <w:t>utilizarán</w:t>
            </w:r>
            <w:r w:rsidRPr="00F65E62">
              <w:t xml:space="preserve"> para registrar manual</w:t>
            </w:r>
            <w:r>
              <w:t>mente</w:t>
            </w:r>
            <w:r w:rsidRPr="00F65E62">
              <w:t xml:space="preserve"> los requerimientos </w:t>
            </w:r>
            <w:r>
              <w:t>realizados de forma presencial.</w:t>
            </w:r>
          </w:p>
        </w:tc>
      </w:tr>
      <w:tr w:rsidR="005A2B77" w:rsidRPr="007D7497" w14:paraId="653A11C7" w14:textId="77777777" w:rsidTr="00684FB4">
        <w:trPr>
          <w:tblCellSpacing w:w="11" w:type="dxa"/>
        </w:trPr>
        <w:tc>
          <w:tcPr>
            <w:tcW w:w="2235" w:type="dxa"/>
            <w:shd w:val="clear" w:color="auto" w:fill="D9E2F3" w:themeFill="accent1" w:themeFillTint="33"/>
            <w:vAlign w:val="center"/>
          </w:tcPr>
          <w:p w14:paraId="6074FAAF"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02C1F0A8" w14:textId="77777777" w:rsidR="005A2B77" w:rsidRPr="007D7497" w:rsidRDefault="00F65E62" w:rsidP="006F32D3">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5A2B77" w:rsidRPr="007D7497" w14:paraId="1BDEE9F6" w14:textId="77777777" w:rsidTr="00684FB4">
        <w:trPr>
          <w:tblCellSpacing w:w="11" w:type="dxa"/>
        </w:trPr>
        <w:tc>
          <w:tcPr>
            <w:tcW w:w="2235" w:type="dxa"/>
            <w:shd w:val="clear" w:color="auto" w:fill="D9E2F3" w:themeFill="accent1" w:themeFillTint="33"/>
            <w:vAlign w:val="center"/>
          </w:tcPr>
          <w:p w14:paraId="7FC8FAB3" w14:textId="77777777" w:rsidR="005A2B77" w:rsidRPr="007D7497" w:rsidRDefault="005A2B77"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5C469C16" w14:textId="77777777" w:rsidR="005A2B77" w:rsidRPr="007D7497" w:rsidRDefault="00F65E62" w:rsidP="006F32D3">
            <w:pPr>
              <w:spacing w:before="120" w:after="120"/>
              <w:jc w:val="both"/>
              <w:rPr>
                <w:rFonts w:asciiTheme="minorHAnsi" w:hAnsiTheme="minorHAnsi" w:cstheme="minorHAnsi"/>
                <w:lang w:val="es-MX"/>
              </w:rPr>
            </w:pPr>
            <w:r>
              <w:rPr>
                <w:rFonts w:asciiTheme="minorHAnsi" w:hAnsiTheme="minorHAnsi" w:cstheme="minorHAnsi"/>
                <w:lang w:val="es-MX"/>
              </w:rPr>
              <w:t>Funcionalidad transversal a los procesos</w:t>
            </w:r>
          </w:p>
        </w:tc>
      </w:tr>
    </w:tbl>
    <w:p w14:paraId="51C24068" w14:textId="63F85CA6" w:rsidR="001B0741" w:rsidRDefault="003A1F37" w:rsidP="001B0741">
      <w:pPr>
        <w:pStyle w:val="Ttulo4"/>
      </w:pPr>
      <w:bookmarkStart w:id="46" w:name="_Toc14803677"/>
      <w:r>
        <w:t>RF034</w:t>
      </w:r>
      <w:r w:rsidR="001B0741" w:rsidRPr="00D438BB">
        <w:t xml:space="preserve">: </w:t>
      </w:r>
      <w:r w:rsidR="005A2B77">
        <w:t>Búsqueda de casos</w:t>
      </w:r>
      <w:bookmarkEnd w:id="46"/>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1B0741" w:rsidRPr="007D7497" w14:paraId="1122CB13" w14:textId="77777777" w:rsidTr="00684FB4">
        <w:trPr>
          <w:tblCellSpacing w:w="11" w:type="dxa"/>
        </w:trPr>
        <w:tc>
          <w:tcPr>
            <w:tcW w:w="2235" w:type="dxa"/>
            <w:shd w:val="clear" w:color="auto" w:fill="D9E2F3" w:themeFill="accent1" w:themeFillTint="33"/>
            <w:vAlign w:val="center"/>
          </w:tcPr>
          <w:p w14:paraId="242DBEE8" w14:textId="77777777" w:rsidR="001B0741" w:rsidRPr="001C39D7" w:rsidRDefault="001B0741"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0A019E0E" w14:textId="13FE8F98" w:rsidR="001B0741" w:rsidRDefault="00F65E62" w:rsidP="00524AE7">
            <w:pPr>
              <w:spacing w:beforeLines="60" w:before="144" w:afterLines="60" w:after="144" w:line="240" w:lineRule="auto"/>
              <w:jc w:val="both"/>
            </w:pPr>
            <w:r>
              <w:t xml:space="preserve">El sistema proporcionará a los usuarios </w:t>
            </w:r>
            <w:r w:rsidR="00F06C64">
              <w:t xml:space="preserve">internos </w:t>
            </w:r>
            <w:r>
              <w:t xml:space="preserve">una herramienta </w:t>
            </w:r>
            <w:r w:rsidR="005A2B77">
              <w:t xml:space="preserve">de búsqueda de </w:t>
            </w:r>
            <w:r>
              <w:t xml:space="preserve">requerimientos y </w:t>
            </w:r>
            <w:r w:rsidR="005A2B77">
              <w:t xml:space="preserve">casos que permita identificar a los mismos, con el objeto de visualizar información histórica o anexar nuevos datos. </w:t>
            </w:r>
          </w:p>
          <w:p w14:paraId="7B193568" w14:textId="27D768E7" w:rsidR="00AB34E7" w:rsidRPr="00F65E62" w:rsidRDefault="00F65E62" w:rsidP="0071749B">
            <w:pPr>
              <w:pStyle w:val="Prrafodelista"/>
              <w:numPr>
                <w:ilvl w:val="1"/>
                <w:numId w:val="39"/>
              </w:numPr>
              <w:spacing w:beforeLines="60" w:before="144" w:afterLines="60" w:after="144" w:line="240" w:lineRule="auto"/>
              <w:jc w:val="both"/>
            </w:pPr>
            <w:r>
              <w:t xml:space="preserve">Entre otros puntos, será necesario considerar el reconocimiento de requerimientos o casos a través de </w:t>
            </w:r>
            <w:r w:rsidR="004C7EF2">
              <w:t>palabras claves, definidas a priori, para agilizar su tratamiento en caso de ser necesario.</w:t>
            </w:r>
          </w:p>
        </w:tc>
      </w:tr>
      <w:tr w:rsidR="00F65E62" w:rsidRPr="007D7497" w14:paraId="591E7E6E" w14:textId="77777777" w:rsidTr="00684FB4">
        <w:trPr>
          <w:tblCellSpacing w:w="11" w:type="dxa"/>
        </w:trPr>
        <w:tc>
          <w:tcPr>
            <w:tcW w:w="2235" w:type="dxa"/>
            <w:shd w:val="clear" w:color="auto" w:fill="D9E2F3" w:themeFill="accent1" w:themeFillTint="33"/>
            <w:vAlign w:val="center"/>
          </w:tcPr>
          <w:p w14:paraId="7ED547C7" w14:textId="77777777" w:rsidR="00F65E62" w:rsidRPr="007D7497" w:rsidRDefault="00F65E62" w:rsidP="00F65E62">
            <w:pPr>
              <w:spacing w:before="120" w:after="120"/>
              <w:jc w:val="both"/>
              <w:rPr>
                <w:rFonts w:asciiTheme="minorHAnsi" w:hAnsiTheme="minorHAnsi" w:cstheme="minorHAnsi"/>
                <w:lang w:val="es-MX"/>
              </w:rPr>
            </w:pPr>
            <w:r w:rsidRPr="007D7497">
              <w:rPr>
                <w:rFonts w:asciiTheme="minorHAnsi" w:hAnsiTheme="minorHAnsi" w:cstheme="minorHAnsi"/>
                <w:lang w:val="es-MX"/>
              </w:rPr>
              <w:lastRenderedPageBreak/>
              <w:t>Actores participantes</w:t>
            </w:r>
          </w:p>
        </w:tc>
        <w:tc>
          <w:tcPr>
            <w:tcW w:w="8933" w:type="dxa"/>
            <w:vAlign w:val="center"/>
          </w:tcPr>
          <w:p w14:paraId="572FA01E" w14:textId="77777777" w:rsidR="00F65E62" w:rsidRPr="007D7497" w:rsidRDefault="00F65E62" w:rsidP="00F65E62">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F65E62" w:rsidRPr="007D7497" w14:paraId="3C880EB4" w14:textId="77777777" w:rsidTr="00684FB4">
        <w:trPr>
          <w:tblCellSpacing w:w="11" w:type="dxa"/>
        </w:trPr>
        <w:tc>
          <w:tcPr>
            <w:tcW w:w="2235" w:type="dxa"/>
            <w:shd w:val="clear" w:color="auto" w:fill="D9E2F3" w:themeFill="accent1" w:themeFillTint="33"/>
            <w:vAlign w:val="center"/>
          </w:tcPr>
          <w:p w14:paraId="01E53282" w14:textId="77777777" w:rsidR="00F65E62" w:rsidRPr="007D7497" w:rsidRDefault="00F65E62" w:rsidP="00F65E62">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50CF51F5" w14:textId="77777777" w:rsidR="00F65E62" w:rsidRPr="007D7497" w:rsidRDefault="00F65E62" w:rsidP="00F65E62">
            <w:pPr>
              <w:spacing w:before="120" w:after="120"/>
              <w:jc w:val="both"/>
              <w:rPr>
                <w:rFonts w:asciiTheme="minorHAnsi" w:hAnsiTheme="minorHAnsi" w:cstheme="minorHAnsi"/>
                <w:lang w:val="es-MX"/>
              </w:rPr>
            </w:pPr>
          </w:p>
        </w:tc>
      </w:tr>
    </w:tbl>
    <w:p w14:paraId="4AA8F30C" w14:textId="655EC6DB" w:rsidR="001B0741" w:rsidRDefault="003A1F37" w:rsidP="001B0741">
      <w:pPr>
        <w:pStyle w:val="Ttulo4"/>
      </w:pPr>
      <w:bookmarkStart w:id="47" w:name="_Toc14803678"/>
      <w:r>
        <w:t>RF035</w:t>
      </w:r>
      <w:r w:rsidR="001B0741" w:rsidRPr="00D438BB">
        <w:t xml:space="preserve">: </w:t>
      </w:r>
      <w:r w:rsidR="005A2B77">
        <w:t>Alertas</w:t>
      </w:r>
      <w:bookmarkEnd w:id="47"/>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1B0741" w:rsidRPr="007D7497" w14:paraId="74BA9B10" w14:textId="77777777" w:rsidTr="00684FB4">
        <w:trPr>
          <w:tblCellSpacing w:w="11" w:type="dxa"/>
        </w:trPr>
        <w:tc>
          <w:tcPr>
            <w:tcW w:w="2235" w:type="dxa"/>
            <w:shd w:val="clear" w:color="auto" w:fill="D9E2F3" w:themeFill="accent1" w:themeFillTint="33"/>
            <w:vAlign w:val="center"/>
          </w:tcPr>
          <w:p w14:paraId="4E80DD2A" w14:textId="77777777" w:rsidR="001B0741" w:rsidRPr="001C39D7" w:rsidRDefault="001B0741"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40B16AE0" w14:textId="77777777" w:rsidR="00D40C4F" w:rsidRPr="00D40C4F" w:rsidRDefault="00B874F6" w:rsidP="00D40C4F">
            <w:pPr>
              <w:spacing w:beforeLines="60" w:before="144" w:afterLines="60" w:after="144" w:line="240" w:lineRule="auto"/>
              <w:jc w:val="both"/>
            </w:pPr>
            <w:r w:rsidRPr="00D40C4F">
              <w:t>E</w:t>
            </w:r>
            <w:r w:rsidR="005A2B77" w:rsidRPr="00D40C4F">
              <w:t xml:space="preserve">l sistema </w:t>
            </w:r>
            <w:r w:rsidRPr="00D40C4F">
              <w:t>contará con la opción para la configuración de las siguientes alertas:</w:t>
            </w:r>
          </w:p>
          <w:p w14:paraId="715DEC50" w14:textId="77777777" w:rsidR="00D40C4F" w:rsidRPr="00D40C4F" w:rsidRDefault="00D40C4F" w:rsidP="00D40C4F">
            <w:pPr>
              <w:numPr>
                <w:ilvl w:val="0"/>
                <w:numId w:val="35"/>
              </w:numPr>
              <w:spacing w:beforeLines="60" w:before="144" w:afterLines="60" w:after="144" w:line="240" w:lineRule="auto"/>
              <w:jc w:val="both"/>
            </w:pPr>
            <w:r>
              <w:t>R</w:t>
            </w:r>
            <w:r w:rsidRPr="00D40C4F">
              <w:rPr>
                <w:rFonts w:cs="Calibri"/>
                <w:szCs w:val="20"/>
              </w:rPr>
              <w:t>equerimientos</w:t>
            </w:r>
          </w:p>
          <w:p w14:paraId="3B3FAA34" w14:textId="77777777" w:rsidR="00B874F6" w:rsidRPr="00D40C4F" w:rsidRDefault="00B874F6" w:rsidP="00D40C4F">
            <w:pPr>
              <w:numPr>
                <w:ilvl w:val="1"/>
                <w:numId w:val="35"/>
              </w:numPr>
              <w:spacing w:beforeLines="60" w:before="144" w:afterLines="60" w:after="144" w:line="240" w:lineRule="auto"/>
              <w:jc w:val="both"/>
            </w:pPr>
            <w:r w:rsidRPr="00D40C4F">
              <w:t>Ingreso de requerimientos al sistema.</w:t>
            </w:r>
          </w:p>
          <w:p w14:paraId="14717186" w14:textId="77777777" w:rsidR="00B874F6" w:rsidRPr="00D40C4F" w:rsidRDefault="00B874F6" w:rsidP="00D40C4F">
            <w:pPr>
              <w:numPr>
                <w:ilvl w:val="1"/>
                <w:numId w:val="35"/>
              </w:numPr>
              <w:spacing w:beforeLines="60" w:before="144" w:afterLines="60" w:after="144" w:line="240" w:lineRule="auto"/>
              <w:jc w:val="both"/>
            </w:pPr>
            <w:r w:rsidRPr="00D40C4F">
              <w:t>Asignación del requerimiento a la Unidad encargada de dar respuesta.</w:t>
            </w:r>
          </w:p>
          <w:p w14:paraId="5F1CD2FB" w14:textId="77777777" w:rsidR="00B874F6" w:rsidRDefault="00B874F6" w:rsidP="00D40C4F">
            <w:pPr>
              <w:numPr>
                <w:ilvl w:val="1"/>
                <w:numId w:val="35"/>
              </w:numPr>
              <w:spacing w:beforeLines="60" w:before="144" w:afterLines="60" w:after="144" w:line="240" w:lineRule="auto"/>
              <w:jc w:val="both"/>
            </w:pPr>
            <w:r w:rsidRPr="00D40C4F">
              <w:t>Re asignación del requerimiento a una nueva Unidad encargada, en caso de reclasificar el requerimiento.</w:t>
            </w:r>
          </w:p>
          <w:p w14:paraId="6FD6D4F3" w14:textId="77777777" w:rsidR="00D40C4F" w:rsidRPr="00D40C4F" w:rsidRDefault="00D40C4F" w:rsidP="00D40C4F">
            <w:pPr>
              <w:numPr>
                <w:ilvl w:val="1"/>
                <w:numId w:val="35"/>
              </w:numPr>
              <w:spacing w:beforeLines="60" w:before="144" w:afterLines="60" w:after="144" w:line="240" w:lineRule="auto"/>
              <w:jc w:val="both"/>
            </w:pPr>
            <w:r>
              <w:t>Tiempo límite de respuesta del requerimiento</w:t>
            </w:r>
          </w:p>
          <w:p w14:paraId="1FB47274" w14:textId="77777777" w:rsidR="00B874F6" w:rsidRPr="00D40C4F" w:rsidRDefault="00D40C4F" w:rsidP="00D40C4F">
            <w:pPr>
              <w:numPr>
                <w:ilvl w:val="0"/>
                <w:numId w:val="35"/>
              </w:numPr>
              <w:spacing w:beforeLines="60" w:before="144" w:afterLines="60" w:after="144" w:line="240" w:lineRule="auto"/>
              <w:jc w:val="both"/>
            </w:pPr>
            <w:r w:rsidRPr="00D40C4F">
              <w:t>Casos</w:t>
            </w:r>
          </w:p>
          <w:p w14:paraId="68978F80" w14:textId="77777777" w:rsidR="00D40C4F" w:rsidRDefault="00D40C4F" w:rsidP="00D40C4F">
            <w:pPr>
              <w:numPr>
                <w:ilvl w:val="1"/>
                <w:numId w:val="35"/>
              </w:numPr>
              <w:spacing w:beforeLines="60" w:before="144" w:afterLines="60" w:after="144" w:line="240" w:lineRule="auto"/>
              <w:jc w:val="both"/>
            </w:pPr>
            <w:r>
              <w:t>Comunicación de la derivación al responsable del caso y equipo de trabajo.</w:t>
            </w:r>
          </w:p>
          <w:p w14:paraId="196906A8" w14:textId="77777777" w:rsidR="001F7EAF" w:rsidRPr="00D40C4F" w:rsidRDefault="00D40C4F" w:rsidP="00D40C4F">
            <w:pPr>
              <w:numPr>
                <w:ilvl w:val="1"/>
                <w:numId w:val="35"/>
              </w:numPr>
              <w:spacing w:beforeLines="60" w:before="144" w:afterLines="60" w:after="144" w:line="240" w:lineRule="auto"/>
              <w:jc w:val="both"/>
            </w:pPr>
            <w:r w:rsidRPr="00D40C4F">
              <w:t>Vencimiento de c</w:t>
            </w:r>
            <w:r w:rsidR="001F7EAF" w:rsidRPr="00D40C4F">
              <w:t>ompromisos tomados por alguna contraparte o punto focal.</w:t>
            </w:r>
          </w:p>
          <w:p w14:paraId="6D3116BF" w14:textId="77777777" w:rsidR="001F7EAF" w:rsidRPr="00D40C4F" w:rsidRDefault="001F7EAF" w:rsidP="00D40C4F">
            <w:pPr>
              <w:numPr>
                <w:ilvl w:val="1"/>
                <w:numId w:val="35"/>
              </w:numPr>
              <w:spacing w:beforeLines="60" w:before="144" w:afterLines="60" w:after="144" w:line="240" w:lineRule="auto"/>
              <w:jc w:val="both"/>
            </w:pPr>
            <w:r w:rsidRPr="00D40C4F">
              <w:t>Próximas actividades</w:t>
            </w:r>
            <w:r w:rsidR="00D40C4F">
              <w:t xml:space="preserve"> registradas en el seguimiento</w:t>
            </w:r>
            <w:r w:rsidRPr="00D40C4F">
              <w:t>.</w:t>
            </w:r>
          </w:p>
          <w:p w14:paraId="0F4294AD" w14:textId="77777777" w:rsidR="001F7EAF" w:rsidRDefault="001F7EAF" w:rsidP="00D40C4F">
            <w:pPr>
              <w:numPr>
                <w:ilvl w:val="1"/>
                <w:numId w:val="35"/>
              </w:numPr>
              <w:spacing w:beforeLines="60" w:before="144" w:afterLines="60" w:after="144" w:line="240" w:lineRule="auto"/>
              <w:jc w:val="both"/>
            </w:pPr>
            <w:r w:rsidRPr="00D40C4F">
              <w:t>Vencimiento de respuestas a oficios</w:t>
            </w:r>
            <w:r w:rsidR="00D40C4F">
              <w:t xml:space="preserve"> por otras instituciones</w:t>
            </w:r>
            <w:r w:rsidRPr="00D40C4F">
              <w:t>.</w:t>
            </w:r>
          </w:p>
          <w:p w14:paraId="1BD4A88C" w14:textId="294BD65F" w:rsidR="00B20140" w:rsidRDefault="00B20140" w:rsidP="00D40C4F">
            <w:pPr>
              <w:numPr>
                <w:ilvl w:val="1"/>
                <w:numId w:val="35"/>
              </w:numPr>
              <w:spacing w:beforeLines="60" w:before="144" w:afterLines="60" w:after="144" w:line="240" w:lineRule="auto"/>
              <w:jc w:val="both"/>
            </w:pPr>
            <w:r>
              <w:t>Caso sin tramitación por un máximo de días</w:t>
            </w:r>
            <w:r w:rsidR="00842ED0">
              <w:t>, configurados por tipo de complejidad</w:t>
            </w:r>
            <w:r>
              <w:t>.</w:t>
            </w:r>
          </w:p>
          <w:p w14:paraId="084E6AEC" w14:textId="77777777" w:rsidR="00D40C4F" w:rsidRDefault="00D40C4F" w:rsidP="00D40C4F">
            <w:pPr>
              <w:numPr>
                <w:ilvl w:val="0"/>
                <w:numId w:val="35"/>
              </w:numPr>
              <w:spacing w:beforeLines="60" w:before="144" w:afterLines="60" w:after="144" w:line="240" w:lineRule="auto"/>
              <w:jc w:val="both"/>
            </w:pPr>
            <w:r>
              <w:t>Antecedente</w:t>
            </w:r>
            <w:r w:rsidR="00AB24FA">
              <w:t>s para potencial hallazgo</w:t>
            </w:r>
          </w:p>
          <w:p w14:paraId="43688A72" w14:textId="77777777" w:rsidR="00D52C2D" w:rsidRDefault="00D40C4F" w:rsidP="00AB24FA">
            <w:pPr>
              <w:numPr>
                <w:ilvl w:val="1"/>
                <w:numId w:val="35"/>
              </w:numPr>
              <w:spacing w:beforeLines="60" w:before="144" w:afterLines="60" w:after="144" w:line="240" w:lineRule="auto"/>
              <w:jc w:val="both"/>
            </w:pPr>
            <w:r>
              <w:t>Informar potencial antecedente</w:t>
            </w:r>
            <w:r w:rsidR="00AB24FA">
              <w:t xml:space="preserve"> ingresado</w:t>
            </w:r>
            <w:r>
              <w:t xml:space="preserve"> a la Unidad de Gestión.</w:t>
            </w:r>
          </w:p>
          <w:p w14:paraId="1C93FF6C" w14:textId="77777777" w:rsidR="007D5B60" w:rsidRPr="00524AE7" w:rsidRDefault="007D5B60" w:rsidP="007D5B60">
            <w:pPr>
              <w:numPr>
                <w:ilvl w:val="0"/>
                <w:numId w:val="35"/>
              </w:numPr>
              <w:spacing w:beforeLines="60" w:before="144" w:afterLines="60" w:after="144" w:line="240" w:lineRule="auto"/>
              <w:jc w:val="both"/>
            </w:pPr>
            <w:r>
              <w:t>Delegación de requerimientos o casos a nuevos responsables o integrantes del equipo de trabajo.</w:t>
            </w:r>
          </w:p>
        </w:tc>
      </w:tr>
      <w:tr w:rsidR="001B0741" w:rsidRPr="007D7497" w14:paraId="3F4231D0" w14:textId="77777777" w:rsidTr="00684FB4">
        <w:trPr>
          <w:tblCellSpacing w:w="11" w:type="dxa"/>
        </w:trPr>
        <w:tc>
          <w:tcPr>
            <w:tcW w:w="2235" w:type="dxa"/>
            <w:shd w:val="clear" w:color="auto" w:fill="D9E2F3" w:themeFill="accent1" w:themeFillTint="33"/>
            <w:vAlign w:val="center"/>
          </w:tcPr>
          <w:p w14:paraId="35DBA3EF" w14:textId="77777777" w:rsidR="001B0741" w:rsidRPr="007D7497" w:rsidRDefault="001B0741"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462CC9B0" w14:textId="77777777" w:rsidR="001B0741" w:rsidRPr="007D7497" w:rsidRDefault="007D5B60" w:rsidP="004E7170">
            <w:pPr>
              <w:spacing w:before="120" w:after="120"/>
              <w:jc w:val="both"/>
              <w:rPr>
                <w:rFonts w:asciiTheme="minorHAnsi" w:hAnsiTheme="minorHAnsi" w:cstheme="minorHAnsi"/>
                <w:lang w:val="es-MX"/>
              </w:rPr>
            </w:pPr>
            <w:r>
              <w:rPr>
                <w:rFonts w:asciiTheme="minorHAnsi" w:hAnsiTheme="minorHAnsi" w:cstheme="minorHAnsi"/>
                <w:lang w:val="es-MX"/>
              </w:rPr>
              <w:t>Sistema</w:t>
            </w:r>
          </w:p>
        </w:tc>
      </w:tr>
      <w:tr w:rsidR="001B0741" w:rsidRPr="007D7497" w14:paraId="2AF6BA69" w14:textId="77777777" w:rsidTr="00684FB4">
        <w:trPr>
          <w:tblCellSpacing w:w="11" w:type="dxa"/>
        </w:trPr>
        <w:tc>
          <w:tcPr>
            <w:tcW w:w="2235" w:type="dxa"/>
            <w:shd w:val="clear" w:color="auto" w:fill="D9E2F3" w:themeFill="accent1" w:themeFillTint="33"/>
            <w:vAlign w:val="center"/>
          </w:tcPr>
          <w:p w14:paraId="697DE056" w14:textId="77777777" w:rsidR="001B0741" w:rsidRPr="007D7497" w:rsidRDefault="001B0741" w:rsidP="004E7170">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1D14330A" w14:textId="77777777" w:rsidR="001B0741" w:rsidRPr="007D7497" w:rsidRDefault="001B0741" w:rsidP="004E7170">
            <w:pPr>
              <w:spacing w:before="120" w:after="120"/>
              <w:jc w:val="both"/>
              <w:rPr>
                <w:rFonts w:asciiTheme="minorHAnsi" w:hAnsiTheme="minorHAnsi" w:cstheme="minorHAnsi"/>
                <w:lang w:val="es-MX"/>
              </w:rPr>
            </w:pPr>
          </w:p>
        </w:tc>
      </w:tr>
    </w:tbl>
    <w:p w14:paraId="565A1553" w14:textId="0F27C7A4" w:rsidR="000A535B" w:rsidRDefault="003A1F37" w:rsidP="000A535B">
      <w:pPr>
        <w:pStyle w:val="Ttulo4"/>
      </w:pPr>
      <w:bookmarkStart w:id="48" w:name="_Toc14803679"/>
      <w:r>
        <w:t>RF036</w:t>
      </w:r>
      <w:r w:rsidR="000A535B" w:rsidRPr="00D438BB">
        <w:t xml:space="preserve">: </w:t>
      </w:r>
      <w:r w:rsidR="000A535B">
        <w:t>Permisos y perfiles</w:t>
      </w:r>
      <w:bookmarkEnd w:id="48"/>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0A535B" w:rsidRPr="007D7497" w14:paraId="04A6E10A" w14:textId="77777777" w:rsidTr="00684FB4">
        <w:trPr>
          <w:tblCellSpacing w:w="11" w:type="dxa"/>
        </w:trPr>
        <w:tc>
          <w:tcPr>
            <w:tcW w:w="2235" w:type="dxa"/>
            <w:shd w:val="clear" w:color="auto" w:fill="D9E2F3" w:themeFill="accent1" w:themeFillTint="33"/>
            <w:vAlign w:val="center"/>
          </w:tcPr>
          <w:p w14:paraId="58F1006B" w14:textId="77777777" w:rsidR="000A535B" w:rsidRPr="001C39D7" w:rsidRDefault="000A535B"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30A9FEF6" w14:textId="77777777" w:rsidR="000A535B" w:rsidRPr="00BF47F9" w:rsidRDefault="000A535B" w:rsidP="008F1D5B">
            <w:pPr>
              <w:spacing w:beforeLines="60" w:before="144" w:afterLines="60" w:after="144" w:line="240" w:lineRule="auto"/>
              <w:jc w:val="both"/>
              <w:rPr>
                <w:rFonts w:cs="Calibri"/>
                <w:szCs w:val="20"/>
              </w:rPr>
            </w:pPr>
            <w:r w:rsidRPr="00BF47F9">
              <w:t xml:space="preserve">Los permisos y perfiles de las personas usuarias estarán a cargo del encargado </w:t>
            </w:r>
            <w:r w:rsidR="008F1D5B">
              <w:t xml:space="preserve">designado por </w:t>
            </w:r>
            <w:r w:rsidRPr="00BF47F9">
              <w:t>cada unidad</w:t>
            </w:r>
            <w:r w:rsidR="008F1D5B">
              <w:t xml:space="preserve"> o</w:t>
            </w:r>
            <w:r w:rsidRPr="00BF47F9">
              <w:t xml:space="preserve"> de una persona que administrativamente tenga las facultades para reaccionar rápido en el evento que una persona deje de prestar servicios para la Defensoría, especialmente en</w:t>
            </w:r>
            <w:r w:rsidR="00BF47F9" w:rsidRPr="00BF47F9">
              <w:t xml:space="preserve"> lo relacionado a casos</w:t>
            </w:r>
            <w:r w:rsidR="008F1D5B">
              <w:t xml:space="preserve"> y su información protegida</w:t>
            </w:r>
            <w:r w:rsidR="00BF47F9" w:rsidRPr="00BF47F9">
              <w:t>.</w:t>
            </w:r>
          </w:p>
        </w:tc>
      </w:tr>
      <w:tr w:rsidR="00BF47F9" w:rsidRPr="007D7497" w14:paraId="39DAC965" w14:textId="77777777" w:rsidTr="00684FB4">
        <w:trPr>
          <w:tblCellSpacing w:w="11" w:type="dxa"/>
        </w:trPr>
        <w:tc>
          <w:tcPr>
            <w:tcW w:w="2235" w:type="dxa"/>
            <w:shd w:val="clear" w:color="auto" w:fill="D9E2F3" w:themeFill="accent1" w:themeFillTint="33"/>
            <w:vAlign w:val="center"/>
          </w:tcPr>
          <w:p w14:paraId="1113DC8E" w14:textId="77777777" w:rsidR="00BF47F9" w:rsidRPr="007D7497" w:rsidRDefault="00BF47F9" w:rsidP="00BF47F9">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4200F599" w14:textId="77777777" w:rsidR="00BF47F9" w:rsidRPr="007D7497" w:rsidRDefault="00BF47F9" w:rsidP="00BF47F9">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BF47F9" w:rsidRPr="007D7497" w14:paraId="4FEB9858" w14:textId="77777777" w:rsidTr="00684FB4">
        <w:trPr>
          <w:tblCellSpacing w:w="11" w:type="dxa"/>
        </w:trPr>
        <w:tc>
          <w:tcPr>
            <w:tcW w:w="2235" w:type="dxa"/>
            <w:shd w:val="clear" w:color="auto" w:fill="D9E2F3" w:themeFill="accent1" w:themeFillTint="33"/>
            <w:vAlign w:val="center"/>
          </w:tcPr>
          <w:p w14:paraId="196D073A" w14:textId="77777777" w:rsidR="00BF47F9" w:rsidRPr="007D7497" w:rsidRDefault="00BF47F9" w:rsidP="00BF47F9">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06BB0641" w14:textId="77777777" w:rsidR="00BF47F9" w:rsidRPr="007D7497" w:rsidRDefault="00BF47F9" w:rsidP="00BF47F9">
            <w:pPr>
              <w:spacing w:before="120" w:after="120"/>
              <w:jc w:val="both"/>
              <w:rPr>
                <w:rFonts w:asciiTheme="minorHAnsi" w:hAnsiTheme="minorHAnsi" w:cstheme="minorHAnsi"/>
                <w:lang w:val="es-MX"/>
              </w:rPr>
            </w:pPr>
          </w:p>
        </w:tc>
      </w:tr>
    </w:tbl>
    <w:p w14:paraId="1C4052AB" w14:textId="66CCE56E" w:rsidR="000A535B" w:rsidRDefault="003A1F37" w:rsidP="000A535B">
      <w:pPr>
        <w:pStyle w:val="Ttulo4"/>
      </w:pPr>
      <w:bookmarkStart w:id="49" w:name="_Toc14803680"/>
      <w:r>
        <w:lastRenderedPageBreak/>
        <w:t>RF037</w:t>
      </w:r>
      <w:r w:rsidR="000A535B" w:rsidRPr="00D438BB">
        <w:t xml:space="preserve">: </w:t>
      </w:r>
      <w:r w:rsidR="000A535B">
        <w:t>Delegar casos</w:t>
      </w:r>
      <w:r w:rsidR="00684FB4">
        <w:t xml:space="preserve"> o suplencias</w:t>
      </w:r>
      <w:bookmarkEnd w:id="49"/>
    </w:p>
    <w:tbl>
      <w:tblPr>
        <w:tblStyle w:val="Tablaconcuadrcula"/>
        <w:tblW w:w="11234"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966"/>
      </w:tblGrid>
      <w:tr w:rsidR="000A535B" w:rsidRPr="007D7497" w14:paraId="20BFB398" w14:textId="77777777" w:rsidTr="00684FB4">
        <w:trPr>
          <w:tblCellSpacing w:w="11" w:type="dxa"/>
        </w:trPr>
        <w:tc>
          <w:tcPr>
            <w:tcW w:w="2235" w:type="dxa"/>
            <w:shd w:val="clear" w:color="auto" w:fill="D9E2F3" w:themeFill="accent1" w:themeFillTint="33"/>
            <w:vAlign w:val="center"/>
          </w:tcPr>
          <w:p w14:paraId="6AB036C5" w14:textId="77777777" w:rsidR="000A535B" w:rsidRPr="001C39D7" w:rsidRDefault="000A535B" w:rsidP="006F32D3">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933" w:type="dxa"/>
            <w:vAlign w:val="center"/>
          </w:tcPr>
          <w:p w14:paraId="05321CCE" w14:textId="77777777" w:rsidR="007D5B60" w:rsidRDefault="007D5B60" w:rsidP="007D5B60">
            <w:pPr>
              <w:spacing w:after="120" w:line="240" w:lineRule="auto"/>
              <w:jc w:val="both"/>
              <w:rPr>
                <w:rFonts w:cs="Calibri"/>
                <w:szCs w:val="20"/>
              </w:rPr>
            </w:pPr>
            <w:r>
              <w:rPr>
                <w:rFonts w:cs="Calibri"/>
                <w:szCs w:val="20"/>
              </w:rPr>
              <w:t xml:space="preserve">El sistema permitirá al Director de cada Unidad o administrador del sistema, realizar la delegación de requerimientos o casos a nuevos responsables y/o equipos de trabajo, </w:t>
            </w:r>
            <w:r w:rsidR="000A535B">
              <w:rPr>
                <w:rFonts w:cs="Calibri"/>
                <w:szCs w:val="20"/>
              </w:rPr>
              <w:t xml:space="preserve">ante eventos como: </w:t>
            </w:r>
            <w:r>
              <w:rPr>
                <w:rFonts w:cs="Calibri"/>
                <w:szCs w:val="20"/>
              </w:rPr>
              <w:t>V</w:t>
            </w:r>
            <w:r w:rsidR="000A535B">
              <w:rPr>
                <w:rFonts w:cs="Calibri"/>
                <w:szCs w:val="20"/>
              </w:rPr>
              <w:t>acaciones, licencia</w:t>
            </w:r>
            <w:r>
              <w:rPr>
                <w:rFonts w:cs="Calibri"/>
                <w:szCs w:val="20"/>
              </w:rPr>
              <w:t xml:space="preserve"> médica</w:t>
            </w:r>
            <w:r w:rsidR="000A535B">
              <w:rPr>
                <w:rFonts w:cs="Calibri"/>
                <w:szCs w:val="20"/>
              </w:rPr>
              <w:t>, reemplazo</w:t>
            </w:r>
            <w:r>
              <w:rPr>
                <w:rFonts w:cs="Calibri"/>
                <w:szCs w:val="20"/>
              </w:rPr>
              <w:t xml:space="preserve"> u otro motivo</w:t>
            </w:r>
            <w:r w:rsidR="000A535B">
              <w:rPr>
                <w:rFonts w:cs="Calibri"/>
                <w:szCs w:val="20"/>
              </w:rPr>
              <w:t xml:space="preserve">. </w:t>
            </w:r>
          </w:p>
          <w:p w14:paraId="6E87BA43" w14:textId="0DE01F9E" w:rsidR="000A535B" w:rsidRDefault="007D5B60" w:rsidP="007D5B60">
            <w:pPr>
              <w:spacing w:after="120" w:line="240" w:lineRule="auto"/>
              <w:jc w:val="both"/>
              <w:rPr>
                <w:rFonts w:cs="Calibri"/>
                <w:szCs w:val="20"/>
              </w:rPr>
            </w:pPr>
            <w:r>
              <w:rPr>
                <w:rFonts w:cs="Calibri"/>
                <w:szCs w:val="20"/>
              </w:rPr>
              <w:t xml:space="preserve">Para realizar esta acción, el usuario </w:t>
            </w:r>
            <w:r w:rsidR="00F06C64">
              <w:rPr>
                <w:rFonts w:cs="Calibri"/>
                <w:szCs w:val="20"/>
              </w:rPr>
              <w:t xml:space="preserve">interno </w:t>
            </w:r>
            <w:r>
              <w:rPr>
                <w:rFonts w:cs="Calibri"/>
                <w:szCs w:val="20"/>
              </w:rPr>
              <w:t>tendrá que ingresar la siguiente información: J</w:t>
            </w:r>
            <w:r w:rsidR="000A535B">
              <w:rPr>
                <w:rFonts w:cs="Calibri"/>
                <w:szCs w:val="20"/>
              </w:rPr>
              <w:t xml:space="preserve">ustificación, </w:t>
            </w:r>
            <w:r>
              <w:rPr>
                <w:rFonts w:cs="Calibri"/>
                <w:szCs w:val="20"/>
              </w:rPr>
              <w:t xml:space="preserve">causa de la delegación, </w:t>
            </w:r>
            <w:r w:rsidR="000A535B">
              <w:rPr>
                <w:rFonts w:cs="Calibri"/>
                <w:szCs w:val="20"/>
              </w:rPr>
              <w:t xml:space="preserve">fecha de inicio y </w:t>
            </w:r>
            <w:r>
              <w:rPr>
                <w:rFonts w:cs="Calibri"/>
                <w:szCs w:val="20"/>
              </w:rPr>
              <w:t xml:space="preserve">término o, en su defecto, indicar que la </w:t>
            </w:r>
            <w:r w:rsidR="000A535B">
              <w:rPr>
                <w:rFonts w:cs="Calibri"/>
                <w:szCs w:val="20"/>
              </w:rPr>
              <w:t xml:space="preserve">delegación </w:t>
            </w:r>
            <w:r>
              <w:rPr>
                <w:rFonts w:cs="Calibri"/>
                <w:szCs w:val="20"/>
              </w:rPr>
              <w:t xml:space="preserve">es </w:t>
            </w:r>
            <w:r w:rsidR="000A535B">
              <w:rPr>
                <w:rFonts w:cs="Calibri"/>
                <w:szCs w:val="20"/>
              </w:rPr>
              <w:t>definitiva</w:t>
            </w:r>
            <w:r>
              <w:rPr>
                <w:rFonts w:cs="Calibri"/>
                <w:szCs w:val="20"/>
              </w:rPr>
              <w:t>.</w:t>
            </w:r>
          </w:p>
          <w:p w14:paraId="68019BB7" w14:textId="6B61A366" w:rsidR="007D5B60" w:rsidRPr="007D5B60" w:rsidRDefault="007D5B60" w:rsidP="007D5B60">
            <w:pPr>
              <w:spacing w:after="120" w:line="240" w:lineRule="auto"/>
              <w:jc w:val="both"/>
              <w:rPr>
                <w:rFonts w:cs="Calibri"/>
                <w:szCs w:val="20"/>
              </w:rPr>
            </w:pPr>
            <w:r>
              <w:rPr>
                <w:rFonts w:cs="Calibri"/>
                <w:szCs w:val="20"/>
              </w:rPr>
              <w:t>Una vez que se produzca la asignación del requerimiento o caso a un nuevo responsable o se modifique un profesional en el equipo de trabajo, el sistema asignará todas las actividades y responsabilidad a estos nuevos usuarios</w:t>
            </w:r>
            <w:r w:rsidR="00F06C64">
              <w:rPr>
                <w:rFonts w:cs="Calibri"/>
                <w:szCs w:val="20"/>
              </w:rPr>
              <w:t xml:space="preserve"> internos</w:t>
            </w:r>
            <w:r>
              <w:rPr>
                <w:rFonts w:cs="Calibri"/>
                <w:szCs w:val="20"/>
              </w:rPr>
              <w:t>, aun cuando las tareas se encuentren con algún tipo de retraso.</w:t>
            </w:r>
          </w:p>
        </w:tc>
      </w:tr>
      <w:tr w:rsidR="000A535B" w:rsidRPr="007D7497" w14:paraId="4597C832" w14:textId="77777777" w:rsidTr="00684FB4">
        <w:trPr>
          <w:tblCellSpacing w:w="11" w:type="dxa"/>
        </w:trPr>
        <w:tc>
          <w:tcPr>
            <w:tcW w:w="2235" w:type="dxa"/>
            <w:shd w:val="clear" w:color="auto" w:fill="D9E2F3" w:themeFill="accent1" w:themeFillTint="33"/>
            <w:vAlign w:val="center"/>
          </w:tcPr>
          <w:p w14:paraId="75598836" w14:textId="77777777" w:rsidR="000A535B" w:rsidRPr="007D7497" w:rsidRDefault="000A535B"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933" w:type="dxa"/>
            <w:vAlign w:val="center"/>
          </w:tcPr>
          <w:p w14:paraId="06CB7017" w14:textId="77777777" w:rsidR="000A535B" w:rsidRPr="007D7497" w:rsidRDefault="00684FB4" w:rsidP="006F32D3">
            <w:pPr>
              <w:spacing w:before="120" w:after="120"/>
              <w:jc w:val="both"/>
              <w:rPr>
                <w:rFonts w:asciiTheme="minorHAnsi" w:hAnsiTheme="minorHAnsi" w:cstheme="minorHAnsi"/>
                <w:lang w:val="es-MX"/>
              </w:rPr>
            </w:pPr>
            <w:r>
              <w:rPr>
                <w:rFonts w:cs="Calibri"/>
                <w:szCs w:val="20"/>
              </w:rPr>
              <w:t>Director de cada Unidad o administrador del sistema</w:t>
            </w:r>
          </w:p>
        </w:tc>
      </w:tr>
      <w:tr w:rsidR="000A535B" w:rsidRPr="007D7497" w14:paraId="3380CBEF" w14:textId="77777777" w:rsidTr="00684FB4">
        <w:trPr>
          <w:tblCellSpacing w:w="11" w:type="dxa"/>
        </w:trPr>
        <w:tc>
          <w:tcPr>
            <w:tcW w:w="2235" w:type="dxa"/>
            <w:shd w:val="clear" w:color="auto" w:fill="D9E2F3" w:themeFill="accent1" w:themeFillTint="33"/>
            <w:vAlign w:val="center"/>
          </w:tcPr>
          <w:p w14:paraId="6AE7F596" w14:textId="77777777" w:rsidR="000A535B" w:rsidRPr="007D7497" w:rsidRDefault="000A535B" w:rsidP="006F32D3">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933" w:type="dxa"/>
            <w:vAlign w:val="center"/>
          </w:tcPr>
          <w:p w14:paraId="5FC56A03" w14:textId="77777777" w:rsidR="000A535B" w:rsidRPr="007D7497" w:rsidRDefault="000A535B" w:rsidP="006F32D3">
            <w:pPr>
              <w:spacing w:before="120" w:after="120"/>
              <w:jc w:val="both"/>
              <w:rPr>
                <w:rFonts w:asciiTheme="minorHAnsi" w:hAnsiTheme="minorHAnsi" w:cstheme="minorHAnsi"/>
                <w:lang w:val="es-MX"/>
              </w:rPr>
            </w:pPr>
          </w:p>
        </w:tc>
      </w:tr>
    </w:tbl>
    <w:p w14:paraId="6F1C574E" w14:textId="2839A2F0" w:rsidR="001B0741" w:rsidRDefault="003A1F37" w:rsidP="001B0741">
      <w:pPr>
        <w:pStyle w:val="Ttulo4"/>
      </w:pPr>
      <w:bookmarkStart w:id="50" w:name="_Toc14803681"/>
      <w:r>
        <w:t>RF038</w:t>
      </w:r>
      <w:r w:rsidR="001B0741" w:rsidRPr="00D438BB">
        <w:t xml:space="preserve">: </w:t>
      </w:r>
      <w:r w:rsidR="00E810D3">
        <w:t>Informes y estadísticas</w:t>
      </w:r>
      <w:bookmarkEnd w:id="50"/>
    </w:p>
    <w:tbl>
      <w:tblPr>
        <w:tblStyle w:val="Tablaconcuadrcula"/>
        <w:tblW w:w="11057" w:type="dxa"/>
        <w:tblCellSpacing w:w="11" w:type="dxa"/>
        <w:tblInd w:w="-1139" w:type="dxa"/>
        <w:tblBorders>
          <w:top w:val="single" w:sz="4" w:space="0" w:color="0070C0"/>
          <w:left w:val="single" w:sz="4" w:space="0" w:color="0070C0"/>
          <w:bottom w:val="single" w:sz="4" w:space="0" w:color="0070C0"/>
          <w:right w:val="single" w:sz="4" w:space="0" w:color="0070C0"/>
          <w:insideH w:val="single" w:sz="2" w:space="0" w:color="0070C0"/>
          <w:insideV w:val="single" w:sz="12" w:space="0" w:color="0070C0"/>
        </w:tblBorders>
        <w:tblLook w:val="04A0" w:firstRow="1" w:lastRow="0" w:firstColumn="1" w:lastColumn="0" w:noHBand="0" w:noVBand="1"/>
      </w:tblPr>
      <w:tblGrid>
        <w:gridCol w:w="2268"/>
        <w:gridCol w:w="8789"/>
      </w:tblGrid>
      <w:tr w:rsidR="001B0741" w:rsidRPr="007D7497" w14:paraId="3D461319" w14:textId="77777777" w:rsidTr="00684FB4">
        <w:trPr>
          <w:tblCellSpacing w:w="11" w:type="dxa"/>
        </w:trPr>
        <w:tc>
          <w:tcPr>
            <w:tcW w:w="2235" w:type="dxa"/>
            <w:shd w:val="clear" w:color="auto" w:fill="D9E2F3" w:themeFill="accent1" w:themeFillTint="33"/>
            <w:vAlign w:val="center"/>
          </w:tcPr>
          <w:p w14:paraId="2D4E301E" w14:textId="77777777" w:rsidR="001B0741" w:rsidRPr="001C39D7" w:rsidRDefault="001B0741" w:rsidP="004E7170">
            <w:pPr>
              <w:spacing w:before="120" w:after="120"/>
              <w:jc w:val="both"/>
              <w:rPr>
                <w:rFonts w:asciiTheme="minorHAnsi" w:hAnsiTheme="minorHAnsi" w:cstheme="minorHAnsi"/>
                <w:lang w:val="es-ES_tradnl"/>
              </w:rPr>
            </w:pPr>
            <w:r w:rsidRPr="001C39D7">
              <w:rPr>
                <w:rFonts w:asciiTheme="minorHAnsi" w:hAnsiTheme="minorHAnsi" w:cstheme="minorHAnsi"/>
                <w:lang w:val="es-ES_tradnl"/>
              </w:rPr>
              <w:t>Descripción</w:t>
            </w:r>
          </w:p>
        </w:tc>
        <w:tc>
          <w:tcPr>
            <w:tcW w:w="8756" w:type="dxa"/>
            <w:vAlign w:val="center"/>
          </w:tcPr>
          <w:p w14:paraId="2B98AE37" w14:textId="77777777" w:rsidR="009C0A8E" w:rsidRDefault="009C0A8E" w:rsidP="009C0A8E">
            <w:pPr>
              <w:spacing w:after="120" w:line="240" w:lineRule="auto"/>
              <w:jc w:val="both"/>
              <w:rPr>
                <w:rFonts w:cs="Calibri"/>
                <w:szCs w:val="20"/>
              </w:rPr>
            </w:pPr>
            <w:r>
              <w:rPr>
                <w:rFonts w:cs="Calibri"/>
                <w:szCs w:val="20"/>
              </w:rPr>
              <w:t>El sistema debe proporcionar, al menos, los siguientes informes:</w:t>
            </w:r>
          </w:p>
          <w:p w14:paraId="1B603A1E" w14:textId="77777777" w:rsidR="00E810D3" w:rsidRPr="009C0A8E" w:rsidRDefault="009C0A8E" w:rsidP="00684FB4">
            <w:pPr>
              <w:numPr>
                <w:ilvl w:val="0"/>
                <w:numId w:val="36"/>
              </w:numPr>
              <w:spacing w:beforeLines="60" w:before="144" w:afterLines="60" w:after="144" w:line="240" w:lineRule="auto"/>
              <w:jc w:val="both"/>
              <w:rPr>
                <w:rFonts w:cs="Calibri"/>
                <w:szCs w:val="20"/>
              </w:rPr>
            </w:pPr>
            <w:r>
              <w:rPr>
                <w:rFonts w:cs="Calibri"/>
                <w:szCs w:val="20"/>
              </w:rPr>
              <w:t>R</w:t>
            </w:r>
            <w:r w:rsidR="00E810D3" w:rsidRPr="009C0A8E">
              <w:rPr>
                <w:rFonts w:cs="Calibri"/>
                <w:szCs w:val="20"/>
              </w:rPr>
              <w:t xml:space="preserve">esumen que indique la cantidad total de oficios en la institución, cuántos de ellos han sido resueltos y cuántos no. </w:t>
            </w:r>
            <w:r>
              <w:rPr>
                <w:rFonts w:cs="Calibri"/>
                <w:szCs w:val="20"/>
              </w:rPr>
              <w:t>Luego, en un nivel inferior, idéntica situación separada por instituciones a la que se les ha enviado oficios</w:t>
            </w:r>
            <w:r w:rsidR="00E810D3" w:rsidRPr="009C0A8E">
              <w:rPr>
                <w:rFonts w:cs="Calibri"/>
                <w:szCs w:val="20"/>
              </w:rPr>
              <w:t>.</w:t>
            </w:r>
          </w:p>
          <w:p w14:paraId="55A244F9" w14:textId="77777777" w:rsidR="009C0A8E" w:rsidRPr="009C0A8E" w:rsidRDefault="00AB34E7" w:rsidP="009C0A8E">
            <w:pPr>
              <w:numPr>
                <w:ilvl w:val="0"/>
                <w:numId w:val="36"/>
              </w:numPr>
              <w:spacing w:beforeLines="60" w:before="144" w:afterLines="60" w:after="144" w:line="240" w:lineRule="auto"/>
              <w:jc w:val="both"/>
              <w:rPr>
                <w:rFonts w:cs="Calibri"/>
                <w:szCs w:val="20"/>
              </w:rPr>
            </w:pPr>
            <w:r w:rsidRPr="009C0A8E">
              <w:rPr>
                <w:rFonts w:cs="Calibri"/>
                <w:szCs w:val="20"/>
              </w:rPr>
              <w:t>Reporte de revisión diario o semanal de los ingresos.</w:t>
            </w:r>
            <w:r w:rsidR="009C0A8E">
              <w:rPr>
                <w:rFonts w:cs="Calibri"/>
                <w:szCs w:val="20"/>
              </w:rPr>
              <w:t xml:space="preserve"> </w:t>
            </w:r>
            <w:r w:rsidR="009C0A8E" w:rsidRPr="009C0A8E">
              <w:rPr>
                <w:rFonts w:cs="Calibri"/>
                <w:szCs w:val="20"/>
              </w:rPr>
              <w:t>En el caso de regiones existe un asesor regional, quien podrá conocer el contenido de todos los requerimientos, sin embargo, su intervención se concentra cuando un requerimiento se clasifica como caso.</w:t>
            </w:r>
          </w:p>
          <w:p w14:paraId="4D3CE783" w14:textId="77777777" w:rsidR="001B0741" w:rsidRDefault="009C0A8E" w:rsidP="004E7170">
            <w:pPr>
              <w:numPr>
                <w:ilvl w:val="0"/>
                <w:numId w:val="36"/>
              </w:numPr>
              <w:spacing w:beforeLines="60" w:before="144" w:afterLines="60" w:after="144" w:line="240" w:lineRule="auto"/>
              <w:jc w:val="both"/>
              <w:rPr>
                <w:rFonts w:cs="Calibri"/>
                <w:szCs w:val="20"/>
              </w:rPr>
            </w:pPr>
            <w:r>
              <w:rPr>
                <w:rFonts w:cs="Calibri"/>
                <w:szCs w:val="20"/>
              </w:rPr>
              <w:t xml:space="preserve">Resumen de casos en los distintos estados con acceso al </w:t>
            </w:r>
            <w:r w:rsidR="00AB34E7" w:rsidRPr="009C0A8E">
              <w:rPr>
                <w:rFonts w:cs="Calibri"/>
                <w:szCs w:val="20"/>
              </w:rPr>
              <w:t>último movimiento generado y detalle de la historia o trazabilidad.</w:t>
            </w:r>
          </w:p>
          <w:p w14:paraId="348A6B60" w14:textId="77777777" w:rsidR="009C0A8E" w:rsidRPr="009C0A8E" w:rsidRDefault="009C0A8E" w:rsidP="009C0A8E">
            <w:pPr>
              <w:spacing w:beforeLines="60" w:before="144" w:afterLines="60" w:after="144" w:line="240" w:lineRule="auto"/>
              <w:jc w:val="both"/>
              <w:rPr>
                <w:rFonts w:cs="Calibri"/>
                <w:szCs w:val="20"/>
              </w:rPr>
            </w:pPr>
            <w:r>
              <w:rPr>
                <w:rFonts w:cs="Calibri"/>
                <w:szCs w:val="20"/>
              </w:rPr>
              <w:t>Otros reportes que se definan en conjunto con la contraparte responsable del proyecto.</w:t>
            </w:r>
          </w:p>
        </w:tc>
      </w:tr>
      <w:tr w:rsidR="00684FB4" w:rsidRPr="007D7497" w14:paraId="3EBFB6DB" w14:textId="77777777" w:rsidTr="00684FB4">
        <w:trPr>
          <w:tblCellSpacing w:w="11" w:type="dxa"/>
        </w:trPr>
        <w:tc>
          <w:tcPr>
            <w:tcW w:w="2235" w:type="dxa"/>
            <w:shd w:val="clear" w:color="auto" w:fill="D9E2F3" w:themeFill="accent1" w:themeFillTint="33"/>
            <w:vAlign w:val="center"/>
          </w:tcPr>
          <w:p w14:paraId="44577C06" w14:textId="77777777" w:rsidR="00684FB4" w:rsidRPr="007D7497" w:rsidRDefault="00684FB4" w:rsidP="00684FB4">
            <w:pPr>
              <w:spacing w:before="120" w:after="120"/>
              <w:jc w:val="both"/>
              <w:rPr>
                <w:rFonts w:asciiTheme="minorHAnsi" w:hAnsiTheme="minorHAnsi" w:cstheme="minorHAnsi"/>
                <w:lang w:val="es-MX"/>
              </w:rPr>
            </w:pPr>
            <w:r w:rsidRPr="007D7497">
              <w:rPr>
                <w:rFonts w:asciiTheme="minorHAnsi" w:hAnsiTheme="minorHAnsi" w:cstheme="minorHAnsi"/>
                <w:lang w:val="es-MX"/>
              </w:rPr>
              <w:t>Actores participantes</w:t>
            </w:r>
          </w:p>
        </w:tc>
        <w:tc>
          <w:tcPr>
            <w:tcW w:w="8756" w:type="dxa"/>
            <w:vAlign w:val="center"/>
          </w:tcPr>
          <w:p w14:paraId="6B3DD921" w14:textId="77777777" w:rsidR="00684FB4" w:rsidRPr="007D7497" w:rsidRDefault="00684FB4" w:rsidP="00684FB4">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684FB4" w:rsidRPr="007D7497" w14:paraId="7C37853E" w14:textId="77777777" w:rsidTr="00684FB4">
        <w:trPr>
          <w:tblCellSpacing w:w="11" w:type="dxa"/>
        </w:trPr>
        <w:tc>
          <w:tcPr>
            <w:tcW w:w="2235" w:type="dxa"/>
            <w:shd w:val="clear" w:color="auto" w:fill="D9E2F3" w:themeFill="accent1" w:themeFillTint="33"/>
            <w:vAlign w:val="center"/>
          </w:tcPr>
          <w:p w14:paraId="5BD6D0BD" w14:textId="77777777" w:rsidR="00684FB4" w:rsidRPr="007D7497" w:rsidRDefault="00684FB4" w:rsidP="00684FB4">
            <w:pPr>
              <w:spacing w:before="120" w:after="120"/>
              <w:jc w:val="both"/>
              <w:rPr>
                <w:rFonts w:asciiTheme="minorHAnsi" w:hAnsiTheme="minorHAnsi" w:cstheme="minorHAnsi"/>
                <w:lang w:val="es-MX"/>
              </w:rPr>
            </w:pPr>
            <w:r w:rsidRPr="007D7497">
              <w:rPr>
                <w:rFonts w:asciiTheme="minorHAnsi" w:hAnsiTheme="minorHAnsi" w:cstheme="minorHAnsi"/>
                <w:lang w:val="es-MX"/>
              </w:rPr>
              <w:t>Proceso asociado</w:t>
            </w:r>
          </w:p>
        </w:tc>
        <w:tc>
          <w:tcPr>
            <w:tcW w:w="8756" w:type="dxa"/>
            <w:vAlign w:val="center"/>
          </w:tcPr>
          <w:p w14:paraId="5B12D30D" w14:textId="77777777" w:rsidR="00684FB4" w:rsidRPr="007D7497" w:rsidRDefault="00684FB4" w:rsidP="00684FB4">
            <w:pPr>
              <w:spacing w:before="120" w:after="120"/>
              <w:jc w:val="both"/>
              <w:rPr>
                <w:rFonts w:asciiTheme="minorHAnsi" w:hAnsiTheme="minorHAnsi" w:cstheme="minorHAnsi"/>
                <w:lang w:val="es-MX"/>
              </w:rPr>
            </w:pPr>
          </w:p>
        </w:tc>
      </w:tr>
    </w:tbl>
    <w:p w14:paraId="78FF8E76" w14:textId="3F722972" w:rsidR="00684FB4" w:rsidRDefault="003A1F37" w:rsidP="00684FB4">
      <w:pPr>
        <w:pStyle w:val="Ttulo4"/>
      </w:pPr>
      <w:bookmarkStart w:id="51" w:name="_Toc14803682"/>
      <w:r>
        <w:t>RF039</w:t>
      </w:r>
      <w:r w:rsidR="00684FB4" w:rsidRPr="00D438BB">
        <w:t xml:space="preserve">: </w:t>
      </w:r>
      <w:r w:rsidR="00684FB4" w:rsidRPr="00684FB4">
        <w:t>Mantener la trazabilidad de los requerimientos</w:t>
      </w:r>
      <w:bookmarkEnd w:id="51"/>
    </w:p>
    <w:tbl>
      <w:tblPr>
        <w:tblStyle w:val="Tablaconcuadrcula"/>
        <w:tblW w:w="11057" w:type="dxa"/>
        <w:tblCellSpacing w:w="11" w:type="dxa"/>
        <w:tblInd w:w="-1149" w:type="dxa"/>
        <w:tblBorders>
          <w:top w:val="single" w:sz="12" w:space="0" w:color="0070C0"/>
          <w:left w:val="single" w:sz="12" w:space="0" w:color="0070C0"/>
          <w:bottom w:val="single" w:sz="12" w:space="0" w:color="0070C0"/>
          <w:right w:val="single" w:sz="12" w:space="0" w:color="0070C0"/>
          <w:insideH w:val="single" w:sz="2" w:space="0" w:color="0070C0"/>
          <w:insideV w:val="single" w:sz="12" w:space="0" w:color="0070C0"/>
        </w:tblBorders>
        <w:tblLook w:val="04A0" w:firstRow="1" w:lastRow="0" w:firstColumn="1" w:lastColumn="0" w:noHBand="0" w:noVBand="1"/>
      </w:tblPr>
      <w:tblGrid>
        <w:gridCol w:w="2288"/>
        <w:gridCol w:w="8769"/>
      </w:tblGrid>
      <w:tr w:rsidR="00516C39" w:rsidRPr="0080527F" w14:paraId="5D3A1F17" w14:textId="77777777" w:rsidTr="00684FB4">
        <w:trPr>
          <w:tblCellSpacing w:w="11" w:type="dxa"/>
        </w:trPr>
        <w:tc>
          <w:tcPr>
            <w:tcW w:w="2255" w:type="dxa"/>
            <w:shd w:val="clear" w:color="auto" w:fill="D9E2F3" w:themeFill="accent1" w:themeFillTint="33"/>
            <w:vAlign w:val="center"/>
          </w:tcPr>
          <w:p w14:paraId="7F093747" w14:textId="77777777" w:rsidR="00516C39" w:rsidRPr="0080527F" w:rsidRDefault="00516C39" w:rsidP="00D80EE7">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t>Descripción</w:t>
            </w:r>
          </w:p>
        </w:tc>
        <w:tc>
          <w:tcPr>
            <w:tcW w:w="8736" w:type="dxa"/>
          </w:tcPr>
          <w:p w14:paraId="1F9AAD16" w14:textId="77777777" w:rsidR="00684FB4" w:rsidRPr="00684FB4" w:rsidRDefault="00684FB4" w:rsidP="00684FB4">
            <w:pPr>
              <w:spacing w:after="120" w:line="240" w:lineRule="auto"/>
              <w:jc w:val="both"/>
              <w:rPr>
                <w:rFonts w:cs="Calibri"/>
                <w:szCs w:val="20"/>
              </w:rPr>
            </w:pPr>
            <w:r w:rsidRPr="00684FB4">
              <w:rPr>
                <w:rFonts w:cs="Calibri"/>
                <w:szCs w:val="20"/>
              </w:rPr>
              <w:t xml:space="preserve">El sistema debe considerar todos los registros que permitan mantener la trazabilidad del flujo de información para </w:t>
            </w:r>
            <w:r>
              <w:rPr>
                <w:rFonts w:cs="Calibri"/>
                <w:szCs w:val="20"/>
              </w:rPr>
              <w:t>los requerimientos</w:t>
            </w:r>
            <w:r w:rsidRPr="00684FB4">
              <w:rPr>
                <w:rFonts w:cs="Calibri"/>
                <w:szCs w:val="20"/>
              </w:rPr>
              <w:t>.</w:t>
            </w:r>
          </w:p>
          <w:p w14:paraId="0BEED613" w14:textId="77777777" w:rsidR="00684FB4" w:rsidRPr="00684FB4" w:rsidRDefault="00684FB4" w:rsidP="00684FB4">
            <w:pPr>
              <w:spacing w:after="120" w:line="240" w:lineRule="auto"/>
              <w:jc w:val="both"/>
              <w:rPr>
                <w:rFonts w:cs="Calibri"/>
                <w:szCs w:val="20"/>
              </w:rPr>
            </w:pPr>
            <w:r>
              <w:rPr>
                <w:rFonts w:cs="Calibri"/>
                <w:szCs w:val="20"/>
              </w:rPr>
              <w:t>Esta opción, debe proporcionar la siguiente información</w:t>
            </w:r>
            <w:r w:rsidRPr="00684FB4">
              <w:rPr>
                <w:rFonts w:cs="Calibri"/>
                <w:szCs w:val="20"/>
              </w:rPr>
              <w:t xml:space="preserve">: </w:t>
            </w:r>
          </w:p>
          <w:p w14:paraId="64974967" w14:textId="77777777" w:rsidR="00684FB4" w:rsidRPr="00684FB4" w:rsidRDefault="00684FB4" w:rsidP="00684FB4">
            <w:pPr>
              <w:pStyle w:val="Prrafodelista"/>
              <w:numPr>
                <w:ilvl w:val="0"/>
                <w:numId w:val="37"/>
              </w:numPr>
              <w:spacing w:after="120" w:line="240" w:lineRule="auto"/>
              <w:ind w:left="357" w:hanging="357"/>
              <w:contextualSpacing w:val="0"/>
              <w:jc w:val="both"/>
              <w:rPr>
                <w:rFonts w:cs="Calibri"/>
                <w:szCs w:val="20"/>
              </w:rPr>
            </w:pPr>
            <w:r w:rsidRPr="00684FB4">
              <w:rPr>
                <w:rFonts w:cs="Calibri"/>
                <w:szCs w:val="20"/>
              </w:rPr>
              <w:t xml:space="preserve">Acuse de recibo: </w:t>
            </w:r>
            <w:r>
              <w:rPr>
                <w:rFonts w:cs="Calibri"/>
                <w:szCs w:val="20"/>
              </w:rPr>
              <w:t>F</w:t>
            </w:r>
            <w:r w:rsidRPr="00684FB4">
              <w:rPr>
                <w:rFonts w:cs="Calibri"/>
                <w:szCs w:val="20"/>
              </w:rPr>
              <w:t>echa, hora y usuario</w:t>
            </w:r>
            <w:r>
              <w:rPr>
                <w:rFonts w:cs="Calibri"/>
                <w:szCs w:val="20"/>
              </w:rPr>
              <w:t xml:space="preserve"> que recibió la tarea o actividad</w:t>
            </w:r>
            <w:r w:rsidRPr="00684FB4">
              <w:rPr>
                <w:rFonts w:cs="Calibri"/>
                <w:szCs w:val="20"/>
              </w:rPr>
              <w:t>.</w:t>
            </w:r>
          </w:p>
          <w:p w14:paraId="1AE7DE98" w14:textId="77777777" w:rsidR="00684FB4" w:rsidRPr="00684FB4" w:rsidRDefault="00684FB4" w:rsidP="00684FB4">
            <w:pPr>
              <w:pStyle w:val="Prrafodelista"/>
              <w:numPr>
                <w:ilvl w:val="0"/>
                <w:numId w:val="37"/>
              </w:numPr>
              <w:spacing w:after="120" w:line="240" w:lineRule="auto"/>
              <w:ind w:left="357" w:hanging="357"/>
              <w:contextualSpacing w:val="0"/>
              <w:jc w:val="both"/>
              <w:rPr>
                <w:rFonts w:cs="Calibri"/>
                <w:szCs w:val="20"/>
              </w:rPr>
            </w:pPr>
            <w:r w:rsidRPr="00684FB4">
              <w:rPr>
                <w:rFonts w:cs="Calibri"/>
                <w:szCs w:val="20"/>
              </w:rPr>
              <w:t xml:space="preserve">Despacho de la tarea: </w:t>
            </w:r>
            <w:r>
              <w:rPr>
                <w:rFonts w:cs="Calibri"/>
                <w:szCs w:val="20"/>
              </w:rPr>
              <w:t>F</w:t>
            </w:r>
            <w:r w:rsidRPr="00684FB4">
              <w:rPr>
                <w:rFonts w:cs="Calibri"/>
                <w:szCs w:val="20"/>
              </w:rPr>
              <w:t>echa, hora y usuario</w:t>
            </w:r>
            <w:r>
              <w:rPr>
                <w:rFonts w:cs="Calibri"/>
                <w:szCs w:val="20"/>
              </w:rPr>
              <w:t xml:space="preserve"> a la que despachó la tarea o actividad</w:t>
            </w:r>
            <w:r w:rsidRPr="00684FB4">
              <w:rPr>
                <w:rFonts w:cs="Calibri"/>
                <w:szCs w:val="20"/>
              </w:rPr>
              <w:t>.</w:t>
            </w:r>
          </w:p>
          <w:p w14:paraId="4C532F74" w14:textId="77777777" w:rsidR="00684FB4" w:rsidRPr="00684FB4" w:rsidRDefault="00684FB4" w:rsidP="00684FB4">
            <w:pPr>
              <w:pStyle w:val="Prrafodelista"/>
              <w:numPr>
                <w:ilvl w:val="0"/>
                <w:numId w:val="37"/>
              </w:numPr>
              <w:spacing w:after="120" w:line="240" w:lineRule="auto"/>
              <w:ind w:left="357" w:hanging="357"/>
              <w:contextualSpacing w:val="0"/>
              <w:jc w:val="both"/>
              <w:rPr>
                <w:rFonts w:cs="Calibri"/>
                <w:szCs w:val="20"/>
              </w:rPr>
            </w:pPr>
            <w:r w:rsidRPr="00684FB4">
              <w:rPr>
                <w:rFonts w:cs="Calibri"/>
                <w:szCs w:val="20"/>
              </w:rPr>
              <w:lastRenderedPageBreak/>
              <w:t xml:space="preserve">Tiempo en cola de la tarea: </w:t>
            </w:r>
            <w:r>
              <w:rPr>
                <w:rFonts w:cs="Calibri"/>
                <w:szCs w:val="20"/>
              </w:rPr>
              <w:t>T</w:t>
            </w:r>
            <w:r w:rsidRPr="00684FB4">
              <w:rPr>
                <w:rFonts w:cs="Calibri"/>
                <w:szCs w:val="20"/>
              </w:rPr>
              <w:t>iempo que se produce entre el acuse de recibo por el usuario y el despacho.</w:t>
            </w:r>
          </w:p>
          <w:p w14:paraId="2E5064DC" w14:textId="77777777" w:rsidR="00516C39" w:rsidRPr="00A0661B" w:rsidRDefault="00684FB4" w:rsidP="00684FB4">
            <w:pPr>
              <w:pStyle w:val="Prrafodelista"/>
              <w:numPr>
                <w:ilvl w:val="0"/>
                <w:numId w:val="37"/>
              </w:numPr>
              <w:spacing w:after="120" w:line="240" w:lineRule="auto"/>
              <w:ind w:left="357" w:hanging="357"/>
              <w:contextualSpacing w:val="0"/>
              <w:jc w:val="both"/>
            </w:pPr>
            <w:r w:rsidRPr="00684FB4">
              <w:rPr>
                <w:rFonts w:cs="Calibri"/>
                <w:szCs w:val="20"/>
              </w:rPr>
              <w:t>Comentarios: información ingresada por el usuario al momento de despachar la tarea</w:t>
            </w:r>
            <w:r>
              <w:rPr>
                <w:rFonts w:cs="Calibri"/>
                <w:szCs w:val="20"/>
              </w:rPr>
              <w:t xml:space="preserve"> o actividad</w:t>
            </w:r>
            <w:r w:rsidRPr="00684FB4">
              <w:rPr>
                <w:rFonts w:cs="Calibri"/>
                <w:szCs w:val="20"/>
              </w:rPr>
              <w:t>.</w:t>
            </w:r>
          </w:p>
        </w:tc>
      </w:tr>
      <w:tr w:rsidR="00684FB4" w:rsidRPr="0080527F" w14:paraId="34016E5D" w14:textId="77777777" w:rsidTr="00684FB4">
        <w:trPr>
          <w:tblCellSpacing w:w="11" w:type="dxa"/>
        </w:trPr>
        <w:tc>
          <w:tcPr>
            <w:tcW w:w="2255" w:type="dxa"/>
            <w:shd w:val="clear" w:color="auto" w:fill="D9E2F3" w:themeFill="accent1" w:themeFillTint="33"/>
            <w:vAlign w:val="center"/>
          </w:tcPr>
          <w:p w14:paraId="19C7A706" w14:textId="77777777" w:rsidR="00684FB4" w:rsidRPr="0080527F" w:rsidRDefault="00684FB4" w:rsidP="00684FB4">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lastRenderedPageBreak/>
              <w:t>Actores participantes</w:t>
            </w:r>
          </w:p>
        </w:tc>
        <w:tc>
          <w:tcPr>
            <w:tcW w:w="8736" w:type="dxa"/>
            <w:vAlign w:val="center"/>
          </w:tcPr>
          <w:p w14:paraId="1B5F59B6" w14:textId="77777777" w:rsidR="00684FB4" w:rsidRPr="007D7497" w:rsidRDefault="00684FB4" w:rsidP="00684FB4">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684FB4" w:rsidRPr="0080527F" w14:paraId="3D475A8B" w14:textId="77777777" w:rsidTr="00684FB4">
        <w:trPr>
          <w:tblCellSpacing w:w="11" w:type="dxa"/>
        </w:trPr>
        <w:tc>
          <w:tcPr>
            <w:tcW w:w="2255" w:type="dxa"/>
            <w:shd w:val="clear" w:color="auto" w:fill="D9E2F3" w:themeFill="accent1" w:themeFillTint="33"/>
            <w:vAlign w:val="center"/>
          </w:tcPr>
          <w:p w14:paraId="35F3B80F" w14:textId="77777777" w:rsidR="00684FB4" w:rsidRPr="0080527F" w:rsidRDefault="00684FB4" w:rsidP="00684FB4">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t>Proceso asociado</w:t>
            </w:r>
          </w:p>
        </w:tc>
        <w:tc>
          <w:tcPr>
            <w:tcW w:w="8736" w:type="dxa"/>
          </w:tcPr>
          <w:p w14:paraId="61E8DBDB" w14:textId="77777777" w:rsidR="00684FB4" w:rsidRPr="00737D0B" w:rsidRDefault="00684FB4" w:rsidP="00684FB4">
            <w:pPr>
              <w:spacing w:before="40" w:after="40"/>
              <w:rPr>
                <w:rFonts w:asciiTheme="minorHAnsi" w:hAnsiTheme="minorHAnsi" w:cstheme="minorHAnsi"/>
              </w:rPr>
            </w:pPr>
          </w:p>
        </w:tc>
      </w:tr>
    </w:tbl>
    <w:p w14:paraId="7569553E" w14:textId="23C27D26" w:rsidR="00516C39" w:rsidRPr="00684FB4" w:rsidRDefault="003A1F37" w:rsidP="00684FB4">
      <w:pPr>
        <w:pStyle w:val="Ttulo4"/>
      </w:pPr>
      <w:bookmarkStart w:id="52" w:name="_Toc14803683"/>
      <w:r>
        <w:t>RF040</w:t>
      </w:r>
      <w:r w:rsidR="00684FB4" w:rsidRPr="00D438BB">
        <w:t>:</w:t>
      </w:r>
      <w:r w:rsidR="00684FB4">
        <w:t xml:space="preserve"> </w:t>
      </w:r>
      <w:r w:rsidR="00684FB4" w:rsidRPr="00684FB4">
        <w:t>Adjuntar documentos</w:t>
      </w:r>
      <w:bookmarkEnd w:id="52"/>
    </w:p>
    <w:tbl>
      <w:tblPr>
        <w:tblStyle w:val="Tablaconcuadrcula"/>
        <w:tblW w:w="11057" w:type="dxa"/>
        <w:tblCellSpacing w:w="11" w:type="dxa"/>
        <w:tblInd w:w="-1149" w:type="dxa"/>
        <w:tblBorders>
          <w:top w:val="single" w:sz="12" w:space="0" w:color="0070C0"/>
          <w:left w:val="single" w:sz="12" w:space="0" w:color="0070C0"/>
          <w:bottom w:val="single" w:sz="12" w:space="0" w:color="0070C0"/>
          <w:right w:val="single" w:sz="12" w:space="0" w:color="0070C0"/>
          <w:insideH w:val="single" w:sz="2" w:space="0" w:color="0070C0"/>
          <w:insideV w:val="single" w:sz="12" w:space="0" w:color="0070C0"/>
        </w:tblBorders>
        <w:tblLook w:val="04A0" w:firstRow="1" w:lastRow="0" w:firstColumn="1" w:lastColumn="0" w:noHBand="0" w:noVBand="1"/>
      </w:tblPr>
      <w:tblGrid>
        <w:gridCol w:w="2287"/>
        <w:gridCol w:w="8770"/>
      </w:tblGrid>
      <w:tr w:rsidR="00516C39" w:rsidRPr="0080527F" w14:paraId="7FA56985" w14:textId="77777777" w:rsidTr="00684FB4">
        <w:trPr>
          <w:tblCellSpacing w:w="11" w:type="dxa"/>
        </w:trPr>
        <w:tc>
          <w:tcPr>
            <w:tcW w:w="2254" w:type="dxa"/>
            <w:shd w:val="clear" w:color="auto" w:fill="D9E2F3" w:themeFill="accent1" w:themeFillTint="33"/>
            <w:vAlign w:val="center"/>
          </w:tcPr>
          <w:p w14:paraId="64F8280D" w14:textId="77777777" w:rsidR="00516C39" w:rsidRPr="0080527F" w:rsidRDefault="00516C39" w:rsidP="00D80EE7">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t>Descripción</w:t>
            </w:r>
          </w:p>
        </w:tc>
        <w:tc>
          <w:tcPr>
            <w:tcW w:w="8737" w:type="dxa"/>
          </w:tcPr>
          <w:p w14:paraId="1F2576BB" w14:textId="77777777" w:rsidR="00684FB4" w:rsidRPr="004D1CE0" w:rsidRDefault="00684FB4" w:rsidP="00684FB4">
            <w:pPr>
              <w:spacing w:after="120"/>
              <w:jc w:val="both"/>
              <w:rPr>
                <w:rFonts w:asciiTheme="minorHAnsi" w:hAnsiTheme="minorHAnsi" w:cstheme="minorHAnsi"/>
                <w:lang w:val="es-MX"/>
              </w:rPr>
            </w:pPr>
            <w:r w:rsidRPr="004D1CE0">
              <w:rPr>
                <w:rFonts w:asciiTheme="minorHAnsi" w:hAnsiTheme="minorHAnsi" w:cstheme="minorHAnsi"/>
                <w:lang w:val="es-MX"/>
              </w:rPr>
              <w:t>El sistema permitirá adjuntar archivos en las instancias que correspondan dentro del flujo, indicando, al menos</w:t>
            </w:r>
            <w:r>
              <w:rPr>
                <w:rFonts w:asciiTheme="minorHAnsi" w:hAnsiTheme="minorHAnsi" w:cstheme="minorHAnsi"/>
                <w:lang w:val="es-MX"/>
              </w:rPr>
              <w:t>:</w:t>
            </w:r>
            <w:r w:rsidRPr="004D1CE0">
              <w:rPr>
                <w:rFonts w:asciiTheme="minorHAnsi" w:hAnsiTheme="minorHAnsi" w:cstheme="minorHAnsi"/>
                <w:lang w:val="es-MX"/>
              </w:rPr>
              <w:t xml:space="preserve"> nombre</w:t>
            </w:r>
            <w:r>
              <w:rPr>
                <w:rFonts w:asciiTheme="minorHAnsi" w:hAnsiTheme="minorHAnsi" w:cstheme="minorHAnsi"/>
                <w:lang w:val="es-MX"/>
              </w:rPr>
              <w:t>, tipo de</w:t>
            </w:r>
            <w:r w:rsidRPr="004D1CE0">
              <w:rPr>
                <w:rFonts w:asciiTheme="minorHAnsi" w:hAnsiTheme="minorHAnsi" w:cstheme="minorHAnsi"/>
                <w:lang w:val="es-MX"/>
              </w:rPr>
              <w:t xml:space="preserve"> documento</w:t>
            </w:r>
            <w:r>
              <w:rPr>
                <w:rFonts w:asciiTheme="minorHAnsi" w:hAnsiTheme="minorHAnsi" w:cstheme="minorHAnsi"/>
                <w:lang w:val="es-MX"/>
              </w:rPr>
              <w:t xml:space="preserve"> y usuario</w:t>
            </w:r>
            <w:r w:rsidRPr="004D1CE0">
              <w:rPr>
                <w:rFonts w:asciiTheme="minorHAnsi" w:hAnsiTheme="minorHAnsi" w:cstheme="minorHAnsi"/>
                <w:lang w:val="es-MX"/>
              </w:rPr>
              <w:t>.</w:t>
            </w:r>
          </w:p>
          <w:p w14:paraId="7B48AF02" w14:textId="30909FAC" w:rsidR="00684FB4" w:rsidRPr="004D1CE0" w:rsidRDefault="00684FB4" w:rsidP="00684FB4">
            <w:pPr>
              <w:spacing w:after="120"/>
              <w:jc w:val="both"/>
              <w:rPr>
                <w:rFonts w:asciiTheme="minorHAnsi" w:hAnsiTheme="minorHAnsi" w:cstheme="minorHAnsi"/>
                <w:lang w:val="es-MX"/>
              </w:rPr>
            </w:pPr>
            <w:r w:rsidRPr="004D1CE0">
              <w:rPr>
                <w:rFonts w:asciiTheme="minorHAnsi" w:hAnsiTheme="minorHAnsi" w:cstheme="minorHAnsi"/>
                <w:lang w:val="es-MX"/>
              </w:rPr>
              <w:t xml:space="preserve">La tipificación de documentos debe ser administrable a través de un mantenedor, por un usuario </w:t>
            </w:r>
            <w:r w:rsidR="00F06C64">
              <w:rPr>
                <w:rFonts w:asciiTheme="minorHAnsi" w:hAnsiTheme="minorHAnsi" w:cstheme="minorHAnsi"/>
                <w:lang w:val="es-MX"/>
              </w:rPr>
              <w:t xml:space="preserve">interno </w:t>
            </w:r>
            <w:r w:rsidRPr="004D1CE0">
              <w:rPr>
                <w:rFonts w:asciiTheme="minorHAnsi" w:hAnsiTheme="minorHAnsi" w:cstheme="minorHAnsi"/>
                <w:lang w:val="es-MX"/>
              </w:rPr>
              <w:t>con perfil de administrador.</w:t>
            </w:r>
          </w:p>
          <w:p w14:paraId="2E6EE015" w14:textId="77777777" w:rsidR="00684FB4" w:rsidRPr="004D1CE0" w:rsidRDefault="00684FB4" w:rsidP="00684FB4">
            <w:pPr>
              <w:spacing w:after="120"/>
              <w:jc w:val="both"/>
              <w:rPr>
                <w:rFonts w:asciiTheme="minorHAnsi" w:hAnsiTheme="minorHAnsi" w:cstheme="minorHAnsi"/>
                <w:lang w:val="es-MX"/>
              </w:rPr>
            </w:pPr>
            <w:r w:rsidRPr="004D1CE0">
              <w:rPr>
                <w:rFonts w:asciiTheme="minorHAnsi" w:hAnsiTheme="minorHAnsi" w:cstheme="minorHAnsi"/>
                <w:lang w:val="es-MX"/>
              </w:rPr>
              <w:t>En algunos casos será necesario controlar un historial de versiones para identificar documentos de fechas anteriores al actual.</w:t>
            </w:r>
            <w:r>
              <w:rPr>
                <w:rFonts w:asciiTheme="minorHAnsi" w:hAnsiTheme="minorHAnsi" w:cstheme="minorHAnsi"/>
                <w:lang w:val="es-MX"/>
              </w:rPr>
              <w:t xml:space="preserve"> Ésta </w:t>
            </w:r>
            <w:r w:rsidRPr="004D1CE0">
              <w:rPr>
                <w:rFonts w:asciiTheme="minorHAnsi" w:hAnsiTheme="minorHAnsi" w:cstheme="minorHAnsi"/>
                <w:lang w:val="es-MX"/>
              </w:rPr>
              <w:t xml:space="preserve">funcionalidad será simple y </w:t>
            </w:r>
            <w:r>
              <w:rPr>
                <w:rFonts w:asciiTheme="minorHAnsi" w:hAnsiTheme="minorHAnsi" w:cstheme="minorHAnsi"/>
                <w:lang w:val="es-MX"/>
              </w:rPr>
              <w:t>considerará solo</w:t>
            </w:r>
            <w:r w:rsidRPr="004D1CE0">
              <w:rPr>
                <w:rFonts w:asciiTheme="minorHAnsi" w:hAnsiTheme="minorHAnsi" w:cstheme="minorHAnsi"/>
                <w:lang w:val="es-MX"/>
              </w:rPr>
              <w:t>:</w:t>
            </w:r>
          </w:p>
          <w:p w14:paraId="6E973EF2" w14:textId="374A5217" w:rsidR="00684FB4" w:rsidRPr="004D1CE0" w:rsidRDefault="00684FB4" w:rsidP="00684FB4">
            <w:pPr>
              <w:pStyle w:val="Prrafodelista"/>
              <w:numPr>
                <w:ilvl w:val="0"/>
                <w:numId w:val="4"/>
              </w:numPr>
              <w:spacing w:after="120"/>
              <w:contextualSpacing w:val="0"/>
              <w:jc w:val="both"/>
              <w:rPr>
                <w:rFonts w:asciiTheme="minorHAnsi" w:hAnsiTheme="minorHAnsi" w:cstheme="minorHAnsi"/>
              </w:rPr>
            </w:pPr>
            <w:r w:rsidRPr="004D1CE0">
              <w:rPr>
                <w:rFonts w:asciiTheme="minorHAnsi" w:hAnsiTheme="minorHAnsi" w:cstheme="minorHAnsi"/>
              </w:rPr>
              <w:t xml:space="preserve">Cada vez que un usuario </w:t>
            </w:r>
            <w:r w:rsidR="00F06C64">
              <w:rPr>
                <w:rFonts w:cs="Calibri"/>
                <w:szCs w:val="20"/>
              </w:rPr>
              <w:t xml:space="preserve">interno </w:t>
            </w:r>
            <w:r w:rsidRPr="004D1CE0">
              <w:rPr>
                <w:rFonts w:asciiTheme="minorHAnsi" w:hAnsiTheme="minorHAnsi" w:cstheme="minorHAnsi"/>
              </w:rPr>
              <w:t>suba un nuevo documento, éste reemplazará la antigua versión y el sistema le asignará un número correlativo que permita identificarlo como nuevo.</w:t>
            </w:r>
          </w:p>
          <w:p w14:paraId="3B56C865" w14:textId="393C1692" w:rsidR="00684FB4" w:rsidRPr="004D1CE0" w:rsidRDefault="00684FB4" w:rsidP="00684FB4">
            <w:pPr>
              <w:pStyle w:val="Prrafodelista"/>
              <w:numPr>
                <w:ilvl w:val="0"/>
                <w:numId w:val="4"/>
              </w:numPr>
              <w:spacing w:after="120"/>
              <w:contextualSpacing w:val="0"/>
              <w:jc w:val="both"/>
              <w:rPr>
                <w:rFonts w:asciiTheme="minorHAnsi" w:hAnsiTheme="minorHAnsi" w:cstheme="minorHAnsi"/>
              </w:rPr>
            </w:pPr>
            <w:r w:rsidRPr="004D1CE0">
              <w:rPr>
                <w:rFonts w:asciiTheme="minorHAnsi" w:hAnsiTheme="minorHAnsi" w:cstheme="minorHAnsi"/>
              </w:rPr>
              <w:t xml:space="preserve">El usuario </w:t>
            </w:r>
            <w:r w:rsidR="00F06C64">
              <w:rPr>
                <w:rFonts w:cs="Calibri"/>
                <w:szCs w:val="20"/>
              </w:rPr>
              <w:t xml:space="preserve">interno </w:t>
            </w:r>
            <w:r w:rsidRPr="004D1CE0">
              <w:rPr>
                <w:rFonts w:asciiTheme="minorHAnsi" w:hAnsiTheme="minorHAnsi" w:cstheme="minorHAnsi"/>
              </w:rPr>
              <w:t>podrá acceder a las versiones históricas del documento.</w:t>
            </w:r>
          </w:p>
          <w:p w14:paraId="0B52958C" w14:textId="5312F596" w:rsidR="00684FB4" w:rsidRDefault="00684FB4" w:rsidP="00684FB4">
            <w:pPr>
              <w:pStyle w:val="Prrafodelista"/>
              <w:numPr>
                <w:ilvl w:val="0"/>
                <w:numId w:val="4"/>
              </w:numPr>
              <w:spacing w:after="120"/>
              <w:contextualSpacing w:val="0"/>
              <w:jc w:val="both"/>
              <w:rPr>
                <w:rFonts w:asciiTheme="minorHAnsi" w:hAnsiTheme="minorHAnsi" w:cstheme="minorHAnsi"/>
              </w:rPr>
            </w:pPr>
            <w:r w:rsidRPr="004D1CE0">
              <w:rPr>
                <w:rFonts w:asciiTheme="minorHAnsi" w:hAnsiTheme="minorHAnsi" w:cstheme="minorHAnsi"/>
              </w:rPr>
              <w:t>Es funcionalidad no es un sistema de gestión documental. El sistema solo se encarga de cargar archivos y dejarlos a disposición del usuario</w:t>
            </w:r>
            <w:r w:rsidR="00F06C64">
              <w:rPr>
                <w:rFonts w:cs="Calibri"/>
                <w:szCs w:val="20"/>
              </w:rPr>
              <w:t xml:space="preserve"> interno</w:t>
            </w:r>
            <w:r w:rsidRPr="004D1CE0">
              <w:rPr>
                <w:rFonts w:asciiTheme="minorHAnsi" w:hAnsiTheme="minorHAnsi" w:cstheme="minorHAnsi"/>
              </w:rPr>
              <w:t xml:space="preserve">. </w:t>
            </w:r>
            <w:r>
              <w:rPr>
                <w:rFonts w:asciiTheme="minorHAnsi" w:hAnsiTheme="minorHAnsi" w:cstheme="minorHAnsi"/>
              </w:rPr>
              <w:t xml:space="preserve">En ningún caso </w:t>
            </w:r>
            <w:r w:rsidRPr="004D1CE0">
              <w:rPr>
                <w:rFonts w:asciiTheme="minorHAnsi" w:hAnsiTheme="minorHAnsi" w:cstheme="minorHAnsi"/>
              </w:rPr>
              <w:t>existirá validaciones de contenido o tipo de documento.</w:t>
            </w:r>
          </w:p>
          <w:p w14:paraId="7A3FE0F1" w14:textId="77777777" w:rsidR="00516C39" w:rsidRPr="00BA774B" w:rsidRDefault="00684FB4" w:rsidP="00684FB4">
            <w:pPr>
              <w:pStyle w:val="Prrafodelista"/>
              <w:numPr>
                <w:ilvl w:val="0"/>
                <w:numId w:val="4"/>
              </w:numPr>
              <w:spacing w:after="120"/>
              <w:contextualSpacing w:val="0"/>
              <w:jc w:val="both"/>
            </w:pPr>
            <w:r w:rsidRPr="00BA774B">
              <w:rPr>
                <w:rFonts w:asciiTheme="minorHAnsi" w:hAnsiTheme="minorHAnsi" w:cstheme="minorHAnsi"/>
              </w:rPr>
              <w:t>Para el almacenamiento de archivos, en una primera etapa, se utilizará un file server.</w:t>
            </w:r>
          </w:p>
        </w:tc>
      </w:tr>
      <w:tr w:rsidR="00516C39" w:rsidRPr="0080527F" w14:paraId="44872B62" w14:textId="77777777" w:rsidTr="00684FB4">
        <w:trPr>
          <w:tblCellSpacing w:w="11" w:type="dxa"/>
        </w:trPr>
        <w:tc>
          <w:tcPr>
            <w:tcW w:w="2254" w:type="dxa"/>
            <w:shd w:val="clear" w:color="auto" w:fill="D9E2F3" w:themeFill="accent1" w:themeFillTint="33"/>
            <w:vAlign w:val="center"/>
          </w:tcPr>
          <w:p w14:paraId="07CE09C8" w14:textId="77777777" w:rsidR="00516C39" w:rsidRPr="0080527F" w:rsidRDefault="00516C39" w:rsidP="00D80EE7">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t>Actores participantes</w:t>
            </w:r>
          </w:p>
        </w:tc>
        <w:tc>
          <w:tcPr>
            <w:tcW w:w="8737" w:type="dxa"/>
          </w:tcPr>
          <w:p w14:paraId="0659F7E1" w14:textId="77777777" w:rsidR="00516C39" w:rsidRPr="0080527F" w:rsidRDefault="00684FB4" w:rsidP="00D80EE7">
            <w:pPr>
              <w:spacing w:before="40" w:after="40"/>
              <w:jc w:val="both"/>
              <w:rPr>
                <w:rFonts w:asciiTheme="minorHAnsi" w:hAnsiTheme="minorHAnsi" w:cstheme="minorHAnsi"/>
                <w:lang w:val="es-MX" w:eastAsia="en-US"/>
              </w:rPr>
            </w:pPr>
            <w:r>
              <w:rPr>
                <w:rFonts w:asciiTheme="minorHAnsi" w:hAnsiTheme="minorHAnsi" w:cstheme="minorHAnsi"/>
                <w:lang w:val="es-MX" w:eastAsia="en-US"/>
              </w:rPr>
              <w:t>Sistema</w:t>
            </w:r>
          </w:p>
        </w:tc>
      </w:tr>
      <w:tr w:rsidR="00516C39" w:rsidRPr="0080527F" w14:paraId="399290AA" w14:textId="77777777" w:rsidTr="00684FB4">
        <w:trPr>
          <w:tblCellSpacing w:w="11" w:type="dxa"/>
        </w:trPr>
        <w:tc>
          <w:tcPr>
            <w:tcW w:w="2254" w:type="dxa"/>
            <w:shd w:val="clear" w:color="auto" w:fill="D9E2F3" w:themeFill="accent1" w:themeFillTint="33"/>
            <w:vAlign w:val="center"/>
          </w:tcPr>
          <w:p w14:paraId="109834BB" w14:textId="77777777" w:rsidR="00516C39" w:rsidRPr="0080527F" w:rsidRDefault="00516C39" w:rsidP="00D80EE7">
            <w:pPr>
              <w:spacing w:before="40" w:after="40"/>
              <w:jc w:val="both"/>
              <w:rPr>
                <w:rFonts w:asciiTheme="minorHAnsi" w:hAnsiTheme="minorHAnsi" w:cstheme="minorHAnsi"/>
                <w:lang w:val="es-MX" w:eastAsia="en-US"/>
              </w:rPr>
            </w:pPr>
            <w:r w:rsidRPr="0080527F">
              <w:rPr>
                <w:rFonts w:asciiTheme="minorHAnsi" w:hAnsiTheme="minorHAnsi" w:cstheme="minorHAnsi"/>
                <w:lang w:val="es-MX" w:eastAsia="en-US"/>
              </w:rPr>
              <w:t>Proceso asociado</w:t>
            </w:r>
          </w:p>
        </w:tc>
        <w:tc>
          <w:tcPr>
            <w:tcW w:w="8737" w:type="dxa"/>
          </w:tcPr>
          <w:p w14:paraId="3A2BB384" w14:textId="77777777" w:rsidR="00516C39" w:rsidRPr="0080527F" w:rsidRDefault="00516C39" w:rsidP="00D80EE7">
            <w:pPr>
              <w:spacing w:before="40" w:after="40"/>
              <w:jc w:val="both"/>
              <w:rPr>
                <w:rFonts w:asciiTheme="minorHAnsi" w:hAnsiTheme="minorHAnsi" w:cstheme="minorHAnsi"/>
                <w:lang w:val="es-MX" w:eastAsia="en-US"/>
              </w:rPr>
            </w:pPr>
          </w:p>
        </w:tc>
      </w:tr>
    </w:tbl>
    <w:p w14:paraId="46C4AF10" w14:textId="1B5C53D4" w:rsidR="004A4640" w:rsidRDefault="003A1F37" w:rsidP="00684FB4">
      <w:pPr>
        <w:pStyle w:val="Ttulo4"/>
      </w:pPr>
      <w:bookmarkStart w:id="53" w:name="_Toc14803684"/>
      <w:r>
        <w:t>RF041</w:t>
      </w:r>
      <w:r w:rsidR="00684FB4" w:rsidRPr="00684FB4">
        <w:t>: Supervisión y monitoreo de los procesos</w:t>
      </w:r>
      <w:bookmarkEnd w:id="53"/>
    </w:p>
    <w:tbl>
      <w:tblPr>
        <w:tblStyle w:val="Tablaconcuadrcula"/>
        <w:tblW w:w="11057" w:type="dxa"/>
        <w:tblCellSpacing w:w="11" w:type="dxa"/>
        <w:tblInd w:w="-1149" w:type="dxa"/>
        <w:tblBorders>
          <w:top w:val="single" w:sz="12" w:space="0" w:color="0070C0"/>
          <w:left w:val="single" w:sz="12" w:space="0" w:color="0070C0"/>
          <w:bottom w:val="single" w:sz="12" w:space="0" w:color="0070C0"/>
          <w:right w:val="single" w:sz="12" w:space="0" w:color="0070C0"/>
          <w:insideH w:val="single" w:sz="2" w:space="0" w:color="0070C0"/>
          <w:insideV w:val="single" w:sz="12" w:space="0" w:color="0070C0"/>
        </w:tblBorders>
        <w:tblLook w:val="04A0" w:firstRow="1" w:lastRow="0" w:firstColumn="1" w:lastColumn="0" w:noHBand="0" w:noVBand="1"/>
      </w:tblPr>
      <w:tblGrid>
        <w:gridCol w:w="2288"/>
        <w:gridCol w:w="8769"/>
      </w:tblGrid>
      <w:tr w:rsidR="00E6478A" w:rsidRPr="00E3096D" w14:paraId="12713C10" w14:textId="77777777" w:rsidTr="00684FB4">
        <w:trPr>
          <w:tblCellSpacing w:w="11" w:type="dxa"/>
        </w:trPr>
        <w:tc>
          <w:tcPr>
            <w:tcW w:w="2255" w:type="dxa"/>
            <w:shd w:val="clear" w:color="auto" w:fill="D9E2F3" w:themeFill="accent1" w:themeFillTint="33"/>
            <w:vAlign w:val="center"/>
          </w:tcPr>
          <w:p w14:paraId="027CC279" w14:textId="77777777" w:rsidR="00E6478A" w:rsidRPr="00F20BB6" w:rsidRDefault="00E6478A" w:rsidP="001F572E">
            <w:pPr>
              <w:spacing w:before="40" w:after="40"/>
              <w:jc w:val="both"/>
              <w:rPr>
                <w:rFonts w:asciiTheme="minorHAnsi" w:hAnsiTheme="minorHAnsi" w:cstheme="minorHAnsi"/>
                <w:lang w:val="es-MX" w:eastAsia="en-US"/>
              </w:rPr>
            </w:pPr>
            <w:r w:rsidRPr="00F20BB6">
              <w:rPr>
                <w:rFonts w:asciiTheme="minorHAnsi" w:hAnsiTheme="minorHAnsi" w:cstheme="minorHAnsi"/>
                <w:lang w:val="es-MX" w:eastAsia="en-US"/>
              </w:rPr>
              <w:t>Descripción</w:t>
            </w:r>
          </w:p>
        </w:tc>
        <w:tc>
          <w:tcPr>
            <w:tcW w:w="8736" w:type="dxa"/>
          </w:tcPr>
          <w:p w14:paraId="073D3E47" w14:textId="77777777" w:rsidR="00684FB4" w:rsidRPr="00B03E57" w:rsidRDefault="00684FB4" w:rsidP="00684FB4">
            <w:pPr>
              <w:spacing w:before="120" w:after="120"/>
              <w:jc w:val="both"/>
            </w:pPr>
            <w:r w:rsidRPr="00B03E57">
              <w:t>Los administradores o encargados de</w:t>
            </w:r>
            <w:r>
              <w:t xml:space="preserve"> </w:t>
            </w:r>
            <w:r w:rsidRPr="00B03E57">
              <w:t>l</w:t>
            </w:r>
            <w:r>
              <w:t>a Unidad responsable del proceso</w:t>
            </w:r>
            <w:r w:rsidRPr="00B03E57">
              <w:t xml:space="preserve">, </w:t>
            </w:r>
            <w:r>
              <w:t>podrán</w:t>
            </w:r>
            <w:r w:rsidRPr="00B03E57">
              <w:t xml:space="preserve"> supervisar los trámites </w:t>
            </w:r>
            <w:r>
              <w:t xml:space="preserve">de requerimientos o casos </w:t>
            </w:r>
            <w:r w:rsidRPr="00B03E57">
              <w:t>en proceso, identificando los responsables y su carga de trabajo asignada.</w:t>
            </w:r>
          </w:p>
          <w:p w14:paraId="538AE49D" w14:textId="77777777" w:rsidR="00E6478A" w:rsidRPr="00E3096D" w:rsidRDefault="00684FB4" w:rsidP="00684FB4">
            <w:pPr>
              <w:rPr>
                <w:lang w:val="es-MX" w:eastAsia="en-US"/>
              </w:rPr>
            </w:pPr>
            <w:r w:rsidRPr="00B03E57">
              <w:t xml:space="preserve">La solución debe contar con herramientas de búsquedas efectivas y ágiles para identificar un </w:t>
            </w:r>
            <w:r>
              <w:t>requerimiento en trámite</w:t>
            </w:r>
            <w:r w:rsidRPr="00B03E57">
              <w:t xml:space="preserve">, y determinar quién lo tiene a cargo, así como también en qué parte del proceso se encuentra, y cuánto tiempo lleva </w:t>
            </w:r>
            <w:r>
              <w:t>tramitado</w:t>
            </w:r>
            <w:r w:rsidRPr="00B03E57">
              <w:t>.</w:t>
            </w:r>
          </w:p>
        </w:tc>
      </w:tr>
      <w:tr w:rsidR="00684FB4" w:rsidRPr="00F20BB6" w14:paraId="7B2C65B4" w14:textId="77777777" w:rsidTr="00684FB4">
        <w:trPr>
          <w:tblCellSpacing w:w="11" w:type="dxa"/>
        </w:trPr>
        <w:tc>
          <w:tcPr>
            <w:tcW w:w="2255" w:type="dxa"/>
            <w:shd w:val="clear" w:color="auto" w:fill="D9E2F3" w:themeFill="accent1" w:themeFillTint="33"/>
            <w:vAlign w:val="center"/>
          </w:tcPr>
          <w:p w14:paraId="1D19DE9F" w14:textId="77777777" w:rsidR="00684FB4" w:rsidRPr="00F20BB6" w:rsidRDefault="00684FB4" w:rsidP="00684FB4">
            <w:pPr>
              <w:spacing w:before="40" w:after="40"/>
              <w:jc w:val="both"/>
              <w:rPr>
                <w:rFonts w:asciiTheme="minorHAnsi" w:hAnsiTheme="minorHAnsi" w:cstheme="minorHAnsi"/>
                <w:lang w:val="es-MX" w:eastAsia="en-US"/>
              </w:rPr>
            </w:pPr>
            <w:r w:rsidRPr="00F20BB6">
              <w:rPr>
                <w:rFonts w:asciiTheme="minorHAnsi" w:hAnsiTheme="minorHAnsi" w:cstheme="minorHAnsi"/>
                <w:lang w:val="es-MX" w:eastAsia="en-US"/>
              </w:rPr>
              <w:t>Actores participantes</w:t>
            </w:r>
          </w:p>
        </w:tc>
        <w:tc>
          <w:tcPr>
            <w:tcW w:w="8736" w:type="dxa"/>
            <w:vAlign w:val="center"/>
          </w:tcPr>
          <w:p w14:paraId="047E4512" w14:textId="77777777" w:rsidR="00684FB4" w:rsidRPr="007D7497" w:rsidRDefault="00684FB4" w:rsidP="00684FB4">
            <w:pPr>
              <w:spacing w:before="120" w:after="120"/>
              <w:jc w:val="both"/>
              <w:rPr>
                <w:rFonts w:asciiTheme="minorHAnsi" w:hAnsiTheme="minorHAnsi" w:cstheme="minorHAnsi"/>
                <w:lang w:val="es-MX"/>
              </w:rPr>
            </w:pPr>
            <w:r>
              <w:rPr>
                <w:rFonts w:asciiTheme="minorHAnsi" w:hAnsiTheme="minorHAnsi" w:cstheme="minorHAnsi"/>
                <w:lang w:val="es-MX"/>
              </w:rPr>
              <w:t>Usuarios del sistema</w:t>
            </w:r>
          </w:p>
        </w:tc>
      </w:tr>
      <w:tr w:rsidR="00684FB4" w:rsidRPr="00F20BB6" w14:paraId="49792FC9" w14:textId="77777777" w:rsidTr="00684FB4">
        <w:trPr>
          <w:tblCellSpacing w:w="11" w:type="dxa"/>
        </w:trPr>
        <w:tc>
          <w:tcPr>
            <w:tcW w:w="2255" w:type="dxa"/>
            <w:shd w:val="clear" w:color="auto" w:fill="D9E2F3" w:themeFill="accent1" w:themeFillTint="33"/>
            <w:vAlign w:val="center"/>
          </w:tcPr>
          <w:p w14:paraId="7146A3FF" w14:textId="77777777" w:rsidR="00684FB4" w:rsidRPr="00F20BB6" w:rsidRDefault="00684FB4" w:rsidP="00684FB4">
            <w:pPr>
              <w:spacing w:before="40" w:after="40"/>
              <w:jc w:val="both"/>
              <w:rPr>
                <w:rFonts w:asciiTheme="minorHAnsi" w:hAnsiTheme="minorHAnsi" w:cstheme="minorHAnsi"/>
                <w:lang w:val="es-MX" w:eastAsia="en-US"/>
              </w:rPr>
            </w:pPr>
            <w:r w:rsidRPr="00F20BB6">
              <w:rPr>
                <w:rFonts w:asciiTheme="minorHAnsi" w:hAnsiTheme="minorHAnsi" w:cstheme="minorHAnsi"/>
                <w:lang w:val="es-MX" w:eastAsia="en-US"/>
              </w:rPr>
              <w:t>Proceso asociado</w:t>
            </w:r>
          </w:p>
        </w:tc>
        <w:tc>
          <w:tcPr>
            <w:tcW w:w="8736" w:type="dxa"/>
          </w:tcPr>
          <w:p w14:paraId="3E0E6659" w14:textId="77777777" w:rsidR="00684FB4" w:rsidRPr="00F20BB6" w:rsidRDefault="00684FB4" w:rsidP="00684FB4">
            <w:pPr>
              <w:spacing w:before="40" w:after="40"/>
              <w:jc w:val="both"/>
              <w:rPr>
                <w:rFonts w:asciiTheme="minorHAnsi" w:hAnsiTheme="minorHAnsi" w:cstheme="minorHAnsi"/>
                <w:lang w:val="es-MX" w:eastAsia="en-US"/>
              </w:rPr>
            </w:pPr>
          </w:p>
        </w:tc>
      </w:tr>
    </w:tbl>
    <w:p w14:paraId="535015E1" w14:textId="63E54DE8" w:rsidR="00A973F2" w:rsidRDefault="00303065" w:rsidP="00303065">
      <w:pPr>
        <w:pStyle w:val="Ttulo3"/>
      </w:pPr>
      <w:bookmarkStart w:id="54" w:name="_Toc14803685"/>
      <w:r>
        <w:lastRenderedPageBreak/>
        <w:t>Bitácora de cambios y ajustes a los requerimientos del módulo</w:t>
      </w:r>
      <w:bookmarkEnd w:id="54"/>
    </w:p>
    <w:p w14:paraId="084D126A" w14:textId="63A37F8A" w:rsidR="00430B06" w:rsidRPr="00430B06" w:rsidRDefault="00430B06" w:rsidP="00303065">
      <w:pPr>
        <w:rPr>
          <w:b/>
          <w:u w:val="single"/>
        </w:rPr>
      </w:pPr>
      <w:r w:rsidRPr="00430B06">
        <w:rPr>
          <w:b/>
          <w:u w:val="single"/>
        </w:rPr>
        <w:t>Comentarios del 17/07/2019</w:t>
      </w:r>
    </w:p>
    <w:tbl>
      <w:tblPr>
        <w:tblStyle w:val="Tablaconcuadrcula"/>
        <w:tblW w:w="10901" w:type="dxa"/>
        <w:tblCellSpacing w:w="11" w:type="dxa"/>
        <w:tblInd w:w="-988" w:type="dxa"/>
        <w:tblBorders>
          <w:top w:val="single" w:sz="12" w:space="0" w:color="0070C0"/>
          <w:left w:val="single" w:sz="12" w:space="0" w:color="0070C0"/>
          <w:bottom w:val="single" w:sz="12" w:space="0" w:color="0070C0"/>
          <w:right w:val="single" w:sz="12" w:space="0" w:color="0070C0"/>
          <w:insideH w:val="single" w:sz="8" w:space="0" w:color="0070C0"/>
          <w:insideV w:val="single" w:sz="8" w:space="0" w:color="0070C0"/>
        </w:tblBorders>
        <w:tblLook w:val="04A0" w:firstRow="1" w:lastRow="0" w:firstColumn="1" w:lastColumn="0" w:noHBand="0" w:noVBand="1"/>
      </w:tblPr>
      <w:tblGrid>
        <w:gridCol w:w="592"/>
        <w:gridCol w:w="1983"/>
        <w:gridCol w:w="4503"/>
        <w:gridCol w:w="3823"/>
      </w:tblGrid>
      <w:tr w:rsidR="005607A0" w14:paraId="3C2CA81A" w14:textId="77777777" w:rsidTr="005607A0">
        <w:trPr>
          <w:tblCellSpacing w:w="11" w:type="dxa"/>
        </w:trPr>
        <w:tc>
          <w:tcPr>
            <w:tcW w:w="562" w:type="dxa"/>
            <w:shd w:val="clear" w:color="auto" w:fill="D9E2F3" w:themeFill="accent1" w:themeFillTint="33"/>
          </w:tcPr>
          <w:p w14:paraId="38EC67B5" w14:textId="77777777" w:rsidR="005733EF" w:rsidRPr="00430B06" w:rsidRDefault="005733EF" w:rsidP="005607A0">
            <w:pPr>
              <w:spacing w:before="120"/>
              <w:jc w:val="center"/>
              <w:rPr>
                <w:b/>
              </w:rPr>
            </w:pPr>
            <w:r w:rsidRPr="00430B06">
              <w:rPr>
                <w:b/>
              </w:rPr>
              <w:t>Nº</w:t>
            </w:r>
          </w:p>
        </w:tc>
        <w:tc>
          <w:tcPr>
            <w:tcW w:w="1975" w:type="dxa"/>
            <w:shd w:val="clear" w:color="auto" w:fill="D9E2F3" w:themeFill="accent1" w:themeFillTint="33"/>
          </w:tcPr>
          <w:p w14:paraId="605360B2" w14:textId="77777777" w:rsidR="005733EF" w:rsidRPr="00430B06" w:rsidRDefault="005733EF" w:rsidP="005607A0">
            <w:pPr>
              <w:spacing w:before="120"/>
              <w:jc w:val="center"/>
              <w:rPr>
                <w:b/>
              </w:rPr>
            </w:pPr>
            <w:r w:rsidRPr="00430B06">
              <w:rPr>
                <w:b/>
              </w:rPr>
              <w:t>Requerimiento</w:t>
            </w:r>
          </w:p>
        </w:tc>
        <w:tc>
          <w:tcPr>
            <w:tcW w:w="4536" w:type="dxa"/>
            <w:shd w:val="clear" w:color="auto" w:fill="D9E2F3" w:themeFill="accent1" w:themeFillTint="33"/>
          </w:tcPr>
          <w:p w14:paraId="79B1739D" w14:textId="77777777" w:rsidR="005733EF" w:rsidRPr="00430B06" w:rsidRDefault="005733EF" w:rsidP="005607A0">
            <w:pPr>
              <w:spacing w:before="120"/>
              <w:jc w:val="center"/>
              <w:rPr>
                <w:b/>
              </w:rPr>
            </w:pPr>
            <w:r w:rsidRPr="00430B06">
              <w:rPr>
                <w:b/>
              </w:rPr>
              <w:t>Comentario Equipo Defensoría</w:t>
            </w:r>
          </w:p>
        </w:tc>
        <w:tc>
          <w:tcPr>
            <w:tcW w:w="3828" w:type="dxa"/>
            <w:shd w:val="clear" w:color="auto" w:fill="D9E2F3" w:themeFill="accent1" w:themeFillTint="33"/>
          </w:tcPr>
          <w:p w14:paraId="27AD3DE8" w14:textId="77777777" w:rsidR="005733EF" w:rsidRPr="00430B06" w:rsidRDefault="005733EF" w:rsidP="005607A0">
            <w:pPr>
              <w:spacing w:before="120"/>
              <w:jc w:val="center"/>
              <w:rPr>
                <w:b/>
              </w:rPr>
            </w:pPr>
            <w:r w:rsidRPr="00430B06">
              <w:rPr>
                <w:b/>
              </w:rPr>
              <w:t>Solución Arbol Logika</w:t>
            </w:r>
          </w:p>
        </w:tc>
      </w:tr>
      <w:tr w:rsidR="005733EF" w14:paraId="15C29D2E" w14:textId="77777777" w:rsidTr="005607A0">
        <w:trPr>
          <w:tblCellSpacing w:w="11" w:type="dxa"/>
        </w:trPr>
        <w:tc>
          <w:tcPr>
            <w:tcW w:w="562" w:type="dxa"/>
          </w:tcPr>
          <w:p w14:paraId="1839B77A" w14:textId="77777777" w:rsidR="005733EF" w:rsidRDefault="005733EF" w:rsidP="005607A0">
            <w:pPr>
              <w:spacing w:before="120" w:after="120"/>
              <w:jc w:val="center"/>
            </w:pPr>
            <w:r>
              <w:t>1</w:t>
            </w:r>
          </w:p>
        </w:tc>
        <w:tc>
          <w:tcPr>
            <w:tcW w:w="1975" w:type="dxa"/>
          </w:tcPr>
          <w:p w14:paraId="7940887A" w14:textId="77777777" w:rsidR="005733EF" w:rsidRDefault="005733EF" w:rsidP="005607A0">
            <w:pPr>
              <w:spacing w:before="120" w:after="120"/>
              <w:jc w:val="both"/>
            </w:pPr>
            <w:r>
              <w:t>No aplica</w:t>
            </w:r>
          </w:p>
        </w:tc>
        <w:tc>
          <w:tcPr>
            <w:tcW w:w="4536" w:type="dxa"/>
          </w:tcPr>
          <w:p w14:paraId="3BC0A343" w14:textId="77777777" w:rsidR="005733EF" w:rsidRDefault="005733EF" w:rsidP="005733EF">
            <w:pPr>
              <w:pStyle w:val="Prrafodelista"/>
              <w:numPr>
                <w:ilvl w:val="0"/>
                <w:numId w:val="42"/>
              </w:numPr>
              <w:spacing w:before="120" w:after="120" w:line="240" w:lineRule="auto"/>
              <w:jc w:val="both"/>
            </w:pPr>
            <w:r>
              <w:t>María Luisa Montenegro : Cambiar el logo</w:t>
            </w:r>
          </w:p>
        </w:tc>
        <w:tc>
          <w:tcPr>
            <w:tcW w:w="3828" w:type="dxa"/>
          </w:tcPr>
          <w:p w14:paraId="68440D64" w14:textId="77777777" w:rsidR="005733EF" w:rsidRDefault="005733EF" w:rsidP="005607A0">
            <w:pPr>
              <w:spacing w:before="120" w:after="120"/>
              <w:jc w:val="both"/>
            </w:pPr>
            <w:r>
              <w:t>Se actualizará el logo de Defensoría en este y todos los informes.</w:t>
            </w:r>
          </w:p>
        </w:tc>
      </w:tr>
      <w:tr w:rsidR="005733EF" w14:paraId="7A07818D" w14:textId="77777777" w:rsidTr="005607A0">
        <w:trPr>
          <w:tblCellSpacing w:w="11" w:type="dxa"/>
        </w:trPr>
        <w:tc>
          <w:tcPr>
            <w:tcW w:w="562" w:type="dxa"/>
          </w:tcPr>
          <w:p w14:paraId="6614BE1B" w14:textId="77777777" w:rsidR="005733EF" w:rsidRDefault="005733EF" w:rsidP="005607A0">
            <w:pPr>
              <w:spacing w:before="120" w:after="120"/>
              <w:jc w:val="center"/>
            </w:pPr>
            <w:r>
              <w:t>2</w:t>
            </w:r>
          </w:p>
        </w:tc>
        <w:tc>
          <w:tcPr>
            <w:tcW w:w="1975" w:type="dxa"/>
          </w:tcPr>
          <w:p w14:paraId="44CE0E31" w14:textId="77777777" w:rsidR="005733EF" w:rsidRDefault="005733EF" w:rsidP="005607A0">
            <w:pPr>
              <w:spacing w:before="120" w:after="120"/>
              <w:jc w:val="both"/>
            </w:pPr>
            <w:r w:rsidRPr="00D438BB">
              <w:t>RF00</w:t>
            </w:r>
            <w:r>
              <w:t>1</w:t>
            </w:r>
            <w:r w:rsidRPr="00D438BB">
              <w:t>: Ingreso de requerimientos</w:t>
            </w:r>
          </w:p>
        </w:tc>
        <w:tc>
          <w:tcPr>
            <w:tcW w:w="4536" w:type="dxa"/>
          </w:tcPr>
          <w:p w14:paraId="3003355C" w14:textId="77777777" w:rsidR="005733EF" w:rsidRDefault="005733EF" w:rsidP="005733EF">
            <w:pPr>
              <w:pStyle w:val="Prrafodelista"/>
              <w:numPr>
                <w:ilvl w:val="0"/>
                <w:numId w:val="42"/>
              </w:numPr>
              <w:spacing w:before="120" w:after="120" w:line="240" w:lineRule="auto"/>
              <w:jc w:val="both"/>
            </w:pPr>
            <w:r>
              <w:t>María Luisa Montenegro: Aquí como brecha, vamos a requerir que llenen al menos dos campos.</w:t>
            </w:r>
          </w:p>
          <w:p w14:paraId="0622CFCF" w14:textId="77777777" w:rsidR="005733EF" w:rsidRDefault="005733EF" w:rsidP="005733EF">
            <w:pPr>
              <w:pStyle w:val="Prrafodelista"/>
              <w:numPr>
                <w:ilvl w:val="0"/>
                <w:numId w:val="42"/>
              </w:numPr>
              <w:spacing w:before="120" w:after="120" w:line="240" w:lineRule="auto"/>
              <w:jc w:val="both"/>
            </w:pPr>
            <w:r>
              <w:t>Equipo Defensoría: Agregar 2 tipos de contacto</w:t>
            </w:r>
          </w:p>
          <w:p w14:paraId="008AF352" w14:textId="77777777" w:rsidR="005733EF" w:rsidRDefault="005733EF" w:rsidP="005733EF">
            <w:pPr>
              <w:pStyle w:val="Prrafodelista"/>
              <w:numPr>
                <w:ilvl w:val="0"/>
                <w:numId w:val="42"/>
              </w:numPr>
              <w:spacing w:before="120" w:after="120" w:line="240" w:lineRule="auto"/>
              <w:jc w:val="both"/>
            </w:pPr>
            <w:r>
              <w:t>Verónica Desmadril: El formulario web lo cambiaremos agregando de manera obligatoria que los NNA indiquen dos formas de contacto</w:t>
            </w:r>
          </w:p>
        </w:tc>
        <w:tc>
          <w:tcPr>
            <w:tcW w:w="3828" w:type="dxa"/>
          </w:tcPr>
          <w:p w14:paraId="6DA55053" w14:textId="77777777" w:rsidR="005733EF" w:rsidRDefault="005733EF" w:rsidP="005607A0">
            <w:pPr>
              <w:spacing w:before="120" w:after="120"/>
              <w:jc w:val="both"/>
            </w:pPr>
            <w:r>
              <w:t xml:space="preserve">Se especifica en el requerimiento que se debe ingresar </w:t>
            </w:r>
            <w:r w:rsidRPr="00303065">
              <w:t xml:space="preserve">manera obligatoria </w:t>
            </w:r>
            <w:r>
              <w:t xml:space="preserve">2 formas de contacto, entre: </w:t>
            </w:r>
            <w:r w:rsidRPr="00303065">
              <w:t>Número telefónico fijo, número telefónico celular, dirección de e-mail, RRSS</w:t>
            </w:r>
            <w:r>
              <w:t>.</w:t>
            </w:r>
          </w:p>
        </w:tc>
      </w:tr>
      <w:tr w:rsidR="005733EF" w14:paraId="3E7D8227" w14:textId="77777777" w:rsidTr="005607A0">
        <w:trPr>
          <w:tblCellSpacing w:w="11" w:type="dxa"/>
        </w:trPr>
        <w:tc>
          <w:tcPr>
            <w:tcW w:w="562" w:type="dxa"/>
          </w:tcPr>
          <w:p w14:paraId="0D01FE47" w14:textId="77777777" w:rsidR="005733EF" w:rsidRDefault="005733EF" w:rsidP="005607A0">
            <w:pPr>
              <w:spacing w:before="120" w:after="120"/>
              <w:jc w:val="center"/>
            </w:pPr>
            <w:r>
              <w:t>3</w:t>
            </w:r>
          </w:p>
        </w:tc>
        <w:tc>
          <w:tcPr>
            <w:tcW w:w="1975" w:type="dxa"/>
          </w:tcPr>
          <w:p w14:paraId="2084AD9B" w14:textId="77777777" w:rsidR="005733EF" w:rsidRDefault="005733EF" w:rsidP="005607A0">
            <w:pPr>
              <w:spacing w:before="120" w:after="120"/>
              <w:jc w:val="both"/>
            </w:pPr>
            <w:r w:rsidRPr="00D438BB">
              <w:t>RF00</w:t>
            </w:r>
            <w:r>
              <w:t>1</w:t>
            </w:r>
            <w:r w:rsidRPr="00D438BB">
              <w:t>: Ingreso de requerimientos</w:t>
            </w:r>
          </w:p>
        </w:tc>
        <w:tc>
          <w:tcPr>
            <w:tcW w:w="4536" w:type="dxa"/>
          </w:tcPr>
          <w:p w14:paraId="1D04D58C" w14:textId="77777777" w:rsidR="005733EF" w:rsidRPr="0006685D" w:rsidRDefault="005733EF" w:rsidP="005733EF">
            <w:pPr>
              <w:pStyle w:val="Prrafodelista"/>
              <w:numPr>
                <w:ilvl w:val="0"/>
                <w:numId w:val="42"/>
              </w:numPr>
              <w:spacing w:before="120" w:after="120" w:line="240" w:lineRule="auto"/>
              <w:jc w:val="both"/>
              <w:rPr>
                <w:sz w:val="20"/>
                <w:szCs w:val="20"/>
              </w:rPr>
            </w:pPr>
            <w:r w:rsidRPr="0006685D">
              <w:rPr>
                <w:sz w:val="20"/>
                <w:szCs w:val="20"/>
              </w:rPr>
              <w:t>Verónica Desmadril: Se debe considerar que el requerimiento por vulneración esté asociado a un grupo de NNA</w:t>
            </w:r>
            <w:r>
              <w:t>.</w:t>
            </w:r>
          </w:p>
        </w:tc>
        <w:tc>
          <w:tcPr>
            <w:tcW w:w="3828" w:type="dxa"/>
          </w:tcPr>
          <w:p w14:paraId="5D812536" w14:textId="77777777" w:rsidR="005733EF" w:rsidRDefault="005733EF" w:rsidP="005607A0">
            <w:pPr>
              <w:spacing w:before="120" w:after="120"/>
              <w:jc w:val="both"/>
            </w:pPr>
            <w:r>
              <w:t>Se actualiza el requerimiento indicando que es un grupo de NNA afectados.</w:t>
            </w:r>
          </w:p>
        </w:tc>
      </w:tr>
      <w:tr w:rsidR="005733EF" w14:paraId="2D4E66AE" w14:textId="77777777" w:rsidTr="005607A0">
        <w:trPr>
          <w:tblCellSpacing w:w="11" w:type="dxa"/>
        </w:trPr>
        <w:tc>
          <w:tcPr>
            <w:tcW w:w="562" w:type="dxa"/>
          </w:tcPr>
          <w:p w14:paraId="6FF6DD78" w14:textId="77777777" w:rsidR="005733EF" w:rsidRDefault="005733EF" w:rsidP="005607A0">
            <w:pPr>
              <w:spacing w:before="120" w:after="120"/>
              <w:jc w:val="center"/>
            </w:pPr>
            <w:r>
              <w:t>4</w:t>
            </w:r>
          </w:p>
        </w:tc>
        <w:tc>
          <w:tcPr>
            <w:tcW w:w="1975" w:type="dxa"/>
          </w:tcPr>
          <w:p w14:paraId="6C9B337C" w14:textId="77777777" w:rsidR="005733EF" w:rsidRDefault="005733EF" w:rsidP="005607A0">
            <w:pPr>
              <w:spacing w:before="120" w:after="120"/>
              <w:jc w:val="both"/>
            </w:pPr>
            <w:r w:rsidRPr="00D438BB">
              <w:t>RF00</w:t>
            </w:r>
            <w:r>
              <w:t>1</w:t>
            </w:r>
            <w:r w:rsidRPr="00D438BB">
              <w:t>: Ingreso de requerimientos</w:t>
            </w:r>
          </w:p>
        </w:tc>
        <w:tc>
          <w:tcPr>
            <w:tcW w:w="4536" w:type="dxa"/>
          </w:tcPr>
          <w:p w14:paraId="191315A8" w14:textId="77777777" w:rsidR="005733EF" w:rsidRDefault="005733EF" w:rsidP="005733EF">
            <w:pPr>
              <w:pStyle w:val="Prrafodelista"/>
              <w:numPr>
                <w:ilvl w:val="0"/>
                <w:numId w:val="42"/>
              </w:numPr>
              <w:spacing w:before="120" w:after="120" w:line="240" w:lineRule="auto"/>
              <w:jc w:val="both"/>
            </w:pPr>
            <w:r>
              <w:t>María Luisa Montenegro: Es necesario? Aquí se pueden generar confusiones.</w:t>
            </w:r>
          </w:p>
          <w:p w14:paraId="0C32A062" w14:textId="77777777" w:rsidR="005733EF" w:rsidRDefault="005733EF" w:rsidP="005733EF">
            <w:pPr>
              <w:pStyle w:val="Prrafodelista"/>
              <w:numPr>
                <w:ilvl w:val="0"/>
                <w:numId w:val="42"/>
              </w:numPr>
              <w:spacing w:before="120" w:after="120" w:line="240" w:lineRule="auto"/>
              <w:jc w:val="both"/>
            </w:pPr>
            <w:r>
              <w:t>Equipo Defensoría: Contacto y gabinete (que no llegue a protección).</w:t>
            </w:r>
          </w:p>
          <w:p w14:paraId="0D3F749F" w14:textId="77777777" w:rsidR="005733EF" w:rsidRDefault="005733EF" w:rsidP="005733EF">
            <w:pPr>
              <w:pStyle w:val="Prrafodelista"/>
              <w:numPr>
                <w:ilvl w:val="0"/>
                <w:numId w:val="42"/>
              </w:numPr>
              <w:spacing w:before="120" w:after="120" w:line="240" w:lineRule="auto"/>
              <w:jc w:val="both"/>
            </w:pPr>
            <w:r>
              <w:t>Verónica Desmadril: La unidad de protección de derechos dejará de recibir el mail, solo quedará en gabinete y contacto.</w:t>
            </w:r>
          </w:p>
        </w:tc>
        <w:tc>
          <w:tcPr>
            <w:tcW w:w="3828" w:type="dxa"/>
          </w:tcPr>
          <w:p w14:paraId="5669A0E5" w14:textId="77777777" w:rsidR="005733EF" w:rsidRDefault="005733EF" w:rsidP="005607A0">
            <w:pPr>
              <w:spacing w:before="120" w:after="120"/>
              <w:jc w:val="both"/>
            </w:pPr>
            <w:r>
              <w:t xml:space="preserve">En el </w:t>
            </w:r>
            <w:r w:rsidRPr="002F34FF">
              <w:t>Formulario “Escríbele a la Defensora”</w:t>
            </w:r>
            <w:r>
              <w:t xml:space="preserve">, los requerimientos llegarán directamente al email de </w:t>
            </w:r>
            <w:hyperlink r:id="rId14" w:history="1">
              <w:r w:rsidRPr="004F2FC6">
                <w:rPr>
                  <w:rStyle w:val="Hipervnculo"/>
                </w:rPr>
                <w:t>contacto@defensorianinez.cl</w:t>
              </w:r>
            </w:hyperlink>
            <w:r>
              <w:t xml:space="preserve"> y Gabinete. Se elimina comunicar esta solicitud a la Unidad de Protección de Derechos y Representación Judicial.</w:t>
            </w:r>
          </w:p>
        </w:tc>
      </w:tr>
      <w:tr w:rsidR="005733EF" w14:paraId="30C7BBE4" w14:textId="77777777" w:rsidTr="005607A0">
        <w:trPr>
          <w:tblCellSpacing w:w="11" w:type="dxa"/>
        </w:trPr>
        <w:tc>
          <w:tcPr>
            <w:tcW w:w="562" w:type="dxa"/>
          </w:tcPr>
          <w:p w14:paraId="33C5F3DC" w14:textId="77777777" w:rsidR="005733EF" w:rsidRDefault="005733EF" w:rsidP="005607A0">
            <w:pPr>
              <w:spacing w:before="120" w:after="120"/>
              <w:jc w:val="center"/>
            </w:pPr>
            <w:r>
              <w:t>5</w:t>
            </w:r>
          </w:p>
        </w:tc>
        <w:tc>
          <w:tcPr>
            <w:tcW w:w="1975" w:type="dxa"/>
          </w:tcPr>
          <w:p w14:paraId="4C28FFCF" w14:textId="77777777" w:rsidR="005733EF" w:rsidRDefault="005733EF" w:rsidP="005607A0">
            <w:pPr>
              <w:spacing w:before="120" w:after="120"/>
              <w:jc w:val="both"/>
            </w:pPr>
            <w:r w:rsidRPr="003E0AF8">
              <w:t>RF001: Ingreso de requerimientos</w:t>
            </w:r>
          </w:p>
        </w:tc>
        <w:tc>
          <w:tcPr>
            <w:tcW w:w="4536" w:type="dxa"/>
          </w:tcPr>
          <w:p w14:paraId="5BEA8D93" w14:textId="77777777" w:rsidR="005733EF" w:rsidRPr="006B502A" w:rsidRDefault="005733EF" w:rsidP="005733EF">
            <w:pPr>
              <w:pStyle w:val="Prrafodelista"/>
              <w:numPr>
                <w:ilvl w:val="0"/>
                <w:numId w:val="42"/>
              </w:numPr>
              <w:spacing w:before="120" w:after="120" w:line="240" w:lineRule="auto"/>
              <w:jc w:val="both"/>
              <w:rPr>
                <w:sz w:val="20"/>
                <w:szCs w:val="20"/>
              </w:rPr>
            </w:pPr>
            <w:r>
              <w:t xml:space="preserve">Gianinna Mondigo: </w:t>
            </w:r>
            <w:r w:rsidRPr="006B502A">
              <w:rPr>
                <w:sz w:val="20"/>
                <w:szCs w:val="20"/>
              </w:rPr>
              <w:t xml:space="preserve">Se sugiere utilizar el formulario, que se utiliza para los adultos, con suficiente flexibilidad, para agregar más contenido al requerimiento. </w:t>
            </w:r>
          </w:p>
        </w:tc>
        <w:tc>
          <w:tcPr>
            <w:tcW w:w="3828" w:type="dxa"/>
          </w:tcPr>
          <w:p w14:paraId="50463763" w14:textId="77777777" w:rsidR="005733EF" w:rsidRDefault="005733EF" w:rsidP="005607A0">
            <w:pPr>
              <w:spacing w:before="120" w:after="120"/>
              <w:jc w:val="both"/>
            </w:pPr>
            <w:r>
              <w:t>En el contexto de un “</w:t>
            </w:r>
            <w:r w:rsidRPr="00E01349">
              <w:t>Ingreso de requerimiento por información interna de la Defensoría</w:t>
            </w:r>
            <w:r>
              <w:t>”, el usuario interno tendrá la opción de ingresar mayor información en un texto libre, donde podrá precisar puntos específicos del caso que se presentan de forma particular para ese requerimiento en especial.</w:t>
            </w:r>
          </w:p>
        </w:tc>
      </w:tr>
      <w:tr w:rsidR="005733EF" w14:paraId="30E789C8" w14:textId="77777777" w:rsidTr="005607A0">
        <w:trPr>
          <w:tblCellSpacing w:w="11" w:type="dxa"/>
        </w:trPr>
        <w:tc>
          <w:tcPr>
            <w:tcW w:w="562" w:type="dxa"/>
          </w:tcPr>
          <w:p w14:paraId="797FD505" w14:textId="77777777" w:rsidR="005733EF" w:rsidRDefault="005733EF" w:rsidP="005607A0">
            <w:pPr>
              <w:spacing w:before="120" w:after="120"/>
              <w:jc w:val="center"/>
            </w:pPr>
            <w:r>
              <w:t>6</w:t>
            </w:r>
          </w:p>
        </w:tc>
        <w:tc>
          <w:tcPr>
            <w:tcW w:w="1975" w:type="dxa"/>
          </w:tcPr>
          <w:p w14:paraId="381C0DB0" w14:textId="77777777" w:rsidR="005733EF" w:rsidRDefault="005733EF" w:rsidP="005607A0">
            <w:pPr>
              <w:spacing w:before="120" w:after="120"/>
              <w:jc w:val="both"/>
            </w:pPr>
            <w:r w:rsidRPr="003E0AF8">
              <w:t>RF001: Ingreso de requerimientos</w:t>
            </w:r>
          </w:p>
        </w:tc>
        <w:tc>
          <w:tcPr>
            <w:tcW w:w="4536" w:type="dxa"/>
          </w:tcPr>
          <w:p w14:paraId="2745EFEE" w14:textId="601BF4D7" w:rsidR="005733EF" w:rsidRDefault="005733EF" w:rsidP="005733EF">
            <w:pPr>
              <w:pStyle w:val="Prrafodelista"/>
              <w:numPr>
                <w:ilvl w:val="0"/>
                <w:numId w:val="42"/>
              </w:numPr>
              <w:spacing w:before="120" w:after="120" w:line="240" w:lineRule="auto"/>
              <w:jc w:val="both"/>
            </w:pPr>
            <w:r>
              <w:t>Giannina Mondigo: Se está pensando, que la página web, mandara un n</w:t>
            </w:r>
            <w:r w:rsidR="0068189E">
              <w:t>ú</w:t>
            </w:r>
            <w:r>
              <w:t>mero al usuario, este será el mismo que entregue el sistema?</w:t>
            </w:r>
          </w:p>
          <w:p w14:paraId="411252E1" w14:textId="77777777" w:rsidR="005733EF" w:rsidRDefault="005733EF" w:rsidP="005607A0">
            <w:pPr>
              <w:spacing w:before="120" w:after="120"/>
              <w:jc w:val="both"/>
            </w:pPr>
            <w:r>
              <w:lastRenderedPageBreak/>
              <w:t>Verónica Desmadril: Si, un numero con el requerimiento</w:t>
            </w:r>
          </w:p>
        </w:tc>
        <w:tc>
          <w:tcPr>
            <w:tcW w:w="3828" w:type="dxa"/>
          </w:tcPr>
          <w:p w14:paraId="77025E46" w14:textId="77777777" w:rsidR="005733EF" w:rsidRDefault="005733EF" w:rsidP="005607A0">
            <w:pPr>
              <w:spacing w:before="120" w:after="120"/>
              <w:jc w:val="both"/>
            </w:pPr>
            <w:r>
              <w:lastRenderedPageBreak/>
              <w:t>Se confirma que el ingreso del requerimiento entregará al usuario interno o externo un número de ingreso para realizar seguimiento posterior.</w:t>
            </w:r>
          </w:p>
        </w:tc>
      </w:tr>
      <w:tr w:rsidR="005733EF" w14:paraId="640906FA" w14:textId="77777777" w:rsidTr="005607A0">
        <w:trPr>
          <w:tblCellSpacing w:w="11" w:type="dxa"/>
        </w:trPr>
        <w:tc>
          <w:tcPr>
            <w:tcW w:w="562" w:type="dxa"/>
          </w:tcPr>
          <w:p w14:paraId="3D9D9C4B" w14:textId="77777777" w:rsidR="005733EF" w:rsidRDefault="005733EF" w:rsidP="005607A0">
            <w:pPr>
              <w:spacing w:before="120" w:after="120"/>
              <w:jc w:val="center"/>
            </w:pPr>
            <w:r>
              <w:t>7</w:t>
            </w:r>
          </w:p>
        </w:tc>
        <w:tc>
          <w:tcPr>
            <w:tcW w:w="1975" w:type="dxa"/>
          </w:tcPr>
          <w:p w14:paraId="6281AC88" w14:textId="77777777" w:rsidR="005733EF" w:rsidRDefault="005733EF" w:rsidP="005607A0">
            <w:pPr>
              <w:spacing w:before="120" w:after="120" w:line="240" w:lineRule="auto"/>
              <w:jc w:val="both"/>
            </w:pPr>
            <w:bookmarkStart w:id="55" w:name="_Toc13497429"/>
            <w:r w:rsidRPr="00D438BB">
              <w:t>RF</w:t>
            </w:r>
            <w:r>
              <w:t>002</w:t>
            </w:r>
            <w:r w:rsidRPr="00D438BB">
              <w:t xml:space="preserve">: </w:t>
            </w:r>
            <w:r>
              <w:t>Respuesta automática al requirente</w:t>
            </w:r>
            <w:bookmarkEnd w:id="55"/>
          </w:p>
          <w:p w14:paraId="23C4BB98" w14:textId="77777777" w:rsidR="005733EF" w:rsidRDefault="005733EF" w:rsidP="005607A0">
            <w:pPr>
              <w:spacing w:before="120" w:after="120" w:line="240" w:lineRule="auto"/>
              <w:jc w:val="both"/>
            </w:pPr>
          </w:p>
        </w:tc>
        <w:tc>
          <w:tcPr>
            <w:tcW w:w="4536" w:type="dxa"/>
          </w:tcPr>
          <w:p w14:paraId="4D5D760F" w14:textId="77777777" w:rsidR="005733EF" w:rsidRDefault="005733EF" w:rsidP="005733EF">
            <w:pPr>
              <w:pStyle w:val="Prrafodelista"/>
              <w:numPr>
                <w:ilvl w:val="0"/>
                <w:numId w:val="42"/>
              </w:numPr>
              <w:spacing w:before="120" w:after="120" w:line="240" w:lineRule="auto"/>
              <w:jc w:val="both"/>
            </w:pPr>
            <w:r>
              <w:t>Giannina Mondigo: Si no registro correo electrónico, se podría enviar un mensaje de texto.</w:t>
            </w:r>
          </w:p>
          <w:p w14:paraId="1586EE00" w14:textId="77777777" w:rsidR="005733EF" w:rsidRDefault="005733EF" w:rsidP="005607A0">
            <w:pPr>
              <w:spacing w:before="120" w:after="120"/>
              <w:jc w:val="both"/>
            </w:pPr>
            <w:r>
              <w:t>Verónica Desmadril: Héctor: ¿Esto es posible?</w:t>
            </w:r>
          </w:p>
        </w:tc>
        <w:tc>
          <w:tcPr>
            <w:tcW w:w="3828" w:type="dxa"/>
          </w:tcPr>
          <w:p w14:paraId="74653397" w14:textId="77777777" w:rsidR="005733EF" w:rsidRDefault="005733EF" w:rsidP="005607A0">
            <w:pPr>
              <w:spacing w:before="120" w:after="120"/>
              <w:jc w:val="both"/>
            </w:pPr>
            <w:r>
              <w:t>Se indica en reunión que esto si es posible, sin embargo, es necesario averiguar los costos involucrados, ya que hay empresas que se especializan en estos servicios. También es necesario considerar que estas empresas deben contar con herramientas que permitan integrar el sistema para el envío de mensajes desde el sistema desarrollado.</w:t>
            </w:r>
          </w:p>
          <w:p w14:paraId="69790D88" w14:textId="77777777" w:rsidR="005733EF" w:rsidRDefault="005733EF" w:rsidP="005607A0">
            <w:pPr>
              <w:spacing w:before="120" w:after="120"/>
              <w:jc w:val="both"/>
            </w:pPr>
            <w:r>
              <w:t>Se solicita considerarlo para una versión posterior.</w:t>
            </w:r>
          </w:p>
        </w:tc>
      </w:tr>
      <w:tr w:rsidR="005733EF" w14:paraId="31EAA012" w14:textId="77777777" w:rsidTr="005607A0">
        <w:trPr>
          <w:tblCellSpacing w:w="11" w:type="dxa"/>
        </w:trPr>
        <w:tc>
          <w:tcPr>
            <w:tcW w:w="562" w:type="dxa"/>
          </w:tcPr>
          <w:p w14:paraId="495D863A" w14:textId="77777777" w:rsidR="005733EF" w:rsidRDefault="005733EF" w:rsidP="005607A0">
            <w:pPr>
              <w:spacing w:before="120" w:after="120"/>
              <w:jc w:val="center"/>
            </w:pPr>
            <w:r>
              <w:t>8</w:t>
            </w:r>
          </w:p>
        </w:tc>
        <w:tc>
          <w:tcPr>
            <w:tcW w:w="1975" w:type="dxa"/>
          </w:tcPr>
          <w:p w14:paraId="23F33E02" w14:textId="77777777" w:rsidR="005733EF" w:rsidRDefault="005733EF" w:rsidP="005607A0">
            <w:pPr>
              <w:spacing w:before="120" w:after="120" w:line="240" w:lineRule="auto"/>
              <w:jc w:val="both"/>
            </w:pPr>
            <w:bookmarkStart w:id="56" w:name="_Toc13497430"/>
            <w:r>
              <w:t>RF003</w:t>
            </w:r>
            <w:r w:rsidRPr="00D438BB">
              <w:t>: Seguimiento de requerimiento por el usuario</w:t>
            </w:r>
            <w:r>
              <w:t xml:space="preserve"> solicitante</w:t>
            </w:r>
            <w:bookmarkEnd w:id="56"/>
            <w:r>
              <w:t xml:space="preserve"> </w:t>
            </w:r>
          </w:p>
          <w:p w14:paraId="459E8B86" w14:textId="77777777" w:rsidR="005733EF" w:rsidRDefault="005733EF" w:rsidP="005607A0">
            <w:pPr>
              <w:spacing w:before="120" w:after="120" w:line="240" w:lineRule="auto"/>
              <w:jc w:val="both"/>
            </w:pPr>
          </w:p>
        </w:tc>
        <w:tc>
          <w:tcPr>
            <w:tcW w:w="4536" w:type="dxa"/>
          </w:tcPr>
          <w:p w14:paraId="6E5B6161" w14:textId="77777777" w:rsidR="005733EF" w:rsidRDefault="005733EF" w:rsidP="005733EF">
            <w:pPr>
              <w:pStyle w:val="Prrafodelista"/>
              <w:numPr>
                <w:ilvl w:val="0"/>
                <w:numId w:val="42"/>
              </w:numPr>
              <w:spacing w:before="120" w:after="120" w:line="240" w:lineRule="auto"/>
              <w:jc w:val="both"/>
            </w:pPr>
            <w:r>
              <w:t>María Luisa Montenegro: ¿Cómo? Nosotros no llevamos casos. Además, si puede agregar información no vamos a terminar nunca si una persona no está de acuerdo con el término.</w:t>
            </w:r>
          </w:p>
          <w:p w14:paraId="42B3ADF0" w14:textId="77777777" w:rsidR="005733EF" w:rsidRDefault="005733EF" w:rsidP="005733EF">
            <w:pPr>
              <w:pStyle w:val="Prrafodelista"/>
              <w:numPr>
                <w:ilvl w:val="0"/>
                <w:numId w:val="42"/>
              </w:numPr>
              <w:spacing w:before="120" w:after="120" w:line="240" w:lineRule="auto"/>
              <w:jc w:val="both"/>
            </w:pPr>
            <w:r>
              <w:t>Equipo Defensoría: Solo un número, mismo universal (¿puede ser msje de texto?). No más información adicional</w:t>
            </w:r>
          </w:p>
          <w:p w14:paraId="0224B904" w14:textId="77777777" w:rsidR="005733EF" w:rsidRDefault="005733EF" w:rsidP="005733EF">
            <w:pPr>
              <w:pStyle w:val="Prrafodelista"/>
              <w:numPr>
                <w:ilvl w:val="0"/>
                <w:numId w:val="42"/>
              </w:numPr>
              <w:spacing w:before="120" w:after="120" w:line="240" w:lineRule="auto"/>
              <w:jc w:val="both"/>
            </w:pPr>
            <w:r>
              <w:t>Verónica Desmadril: No agregar información adicional en el formulario web.</w:t>
            </w:r>
          </w:p>
        </w:tc>
        <w:tc>
          <w:tcPr>
            <w:tcW w:w="3828" w:type="dxa"/>
          </w:tcPr>
          <w:p w14:paraId="55DA8659" w14:textId="77777777" w:rsidR="005733EF" w:rsidRDefault="005733EF" w:rsidP="005607A0">
            <w:pPr>
              <w:spacing w:before="120" w:after="120"/>
              <w:jc w:val="both"/>
            </w:pPr>
            <w:r>
              <w:t>Si bien se entiende la preocupación, la definición de requerimientos consideró la apertura que espera la Defensoría a la ciudadanía en lo que respecta a la entrega y disponibilidad de información.</w:t>
            </w:r>
          </w:p>
          <w:p w14:paraId="3B60F181" w14:textId="77777777" w:rsidR="005733EF" w:rsidRDefault="005733EF" w:rsidP="005607A0">
            <w:pPr>
              <w:spacing w:before="120" w:after="120"/>
              <w:jc w:val="both"/>
            </w:pPr>
            <w:r>
              <w:t>Considerando ambas visiones, se agrega en el requerimiento 2 opciones:</w:t>
            </w:r>
          </w:p>
          <w:p w14:paraId="111DC54C" w14:textId="77777777" w:rsidR="005733EF" w:rsidRDefault="005733EF" w:rsidP="005733EF">
            <w:pPr>
              <w:pStyle w:val="Prrafodelista"/>
              <w:numPr>
                <w:ilvl w:val="0"/>
                <w:numId w:val="43"/>
              </w:numPr>
              <w:spacing w:after="120" w:line="240" w:lineRule="auto"/>
              <w:jc w:val="both"/>
            </w:pPr>
            <w:r>
              <w:t xml:space="preserve">Despliegue de la totalidad de datos y gestiones que se realizan en torno al caso, con la opción para que el usuario externo </w:t>
            </w:r>
            <w:r w:rsidRPr="002B79A3">
              <w:t>agreg</w:t>
            </w:r>
            <w:r>
              <w:t>ue</w:t>
            </w:r>
            <w:r w:rsidRPr="002B79A3">
              <w:t xml:space="preserve"> información complementaria</w:t>
            </w:r>
            <w:r>
              <w:t xml:space="preserve"> que considere útil y pueda ser relevante para el caso</w:t>
            </w:r>
            <w:r w:rsidRPr="002B79A3">
              <w:t>.</w:t>
            </w:r>
          </w:p>
          <w:p w14:paraId="3E26A982" w14:textId="77777777" w:rsidR="005733EF" w:rsidRPr="002B79A3" w:rsidRDefault="005733EF" w:rsidP="005733EF">
            <w:pPr>
              <w:pStyle w:val="Prrafodelista"/>
              <w:numPr>
                <w:ilvl w:val="0"/>
                <w:numId w:val="43"/>
              </w:numPr>
              <w:spacing w:after="120" w:line="240" w:lineRule="auto"/>
              <w:jc w:val="both"/>
            </w:pPr>
            <w:r>
              <w:t>Despliegue del nombre del caso más el estado actual en el que se encuentra: Vigente o cerrado, sin opción de adjuntar información complementaria.</w:t>
            </w:r>
          </w:p>
          <w:p w14:paraId="6C41C334" w14:textId="77777777" w:rsidR="005733EF" w:rsidRDefault="005733EF" w:rsidP="005607A0">
            <w:pPr>
              <w:spacing w:before="120" w:after="120"/>
              <w:jc w:val="both"/>
            </w:pPr>
            <w:r>
              <w:t>El equipo contraparte debe resolver la opción que se desarrollará en el sistema.</w:t>
            </w:r>
          </w:p>
        </w:tc>
      </w:tr>
      <w:tr w:rsidR="005733EF" w14:paraId="538DA473" w14:textId="77777777" w:rsidTr="005607A0">
        <w:trPr>
          <w:tblCellSpacing w:w="11" w:type="dxa"/>
        </w:trPr>
        <w:tc>
          <w:tcPr>
            <w:tcW w:w="562" w:type="dxa"/>
          </w:tcPr>
          <w:p w14:paraId="110BA7E3" w14:textId="77777777" w:rsidR="005733EF" w:rsidRDefault="005733EF" w:rsidP="005607A0">
            <w:pPr>
              <w:spacing w:before="120" w:after="120"/>
              <w:jc w:val="center"/>
            </w:pPr>
            <w:r>
              <w:t>9</w:t>
            </w:r>
          </w:p>
        </w:tc>
        <w:tc>
          <w:tcPr>
            <w:tcW w:w="1975" w:type="dxa"/>
          </w:tcPr>
          <w:p w14:paraId="07345EAC" w14:textId="77777777" w:rsidR="005733EF" w:rsidRDefault="005733EF" w:rsidP="005607A0">
            <w:pPr>
              <w:spacing w:before="120" w:after="120" w:line="240" w:lineRule="auto"/>
              <w:jc w:val="both"/>
            </w:pPr>
            <w:bookmarkStart w:id="57" w:name="_Toc13497431"/>
            <w:r w:rsidRPr="00D438BB">
              <w:t>RF00</w:t>
            </w:r>
            <w:r>
              <w:t>4</w:t>
            </w:r>
            <w:r w:rsidRPr="00D438BB">
              <w:t xml:space="preserve">: </w:t>
            </w:r>
            <w:r>
              <w:t>Clasificación del requerimiento</w:t>
            </w:r>
            <w:bookmarkEnd w:id="57"/>
          </w:p>
          <w:p w14:paraId="7F20B097" w14:textId="77777777" w:rsidR="005733EF" w:rsidRDefault="005733EF" w:rsidP="005607A0">
            <w:pPr>
              <w:spacing w:before="120" w:after="120" w:line="240" w:lineRule="auto"/>
              <w:jc w:val="both"/>
            </w:pPr>
          </w:p>
        </w:tc>
        <w:tc>
          <w:tcPr>
            <w:tcW w:w="4536" w:type="dxa"/>
          </w:tcPr>
          <w:p w14:paraId="24239555" w14:textId="77777777" w:rsidR="005733EF" w:rsidRDefault="005733EF" w:rsidP="005733EF">
            <w:pPr>
              <w:pStyle w:val="Prrafodelista"/>
              <w:numPr>
                <w:ilvl w:val="0"/>
                <w:numId w:val="42"/>
              </w:numPr>
              <w:spacing w:before="120" w:after="120" w:line="240" w:lineRule="auto"/>
              <w:jc w:val="both"/>
            </w:pPr>
            <w:r>
              <w:t>María Luisa Montenegro: Si piden a defensora?</w:t>
            </w:r>
          </w:p>
          <w:p w14:paraId="042496C1" w14:textId="77777777" w:rsidR="005733EF" w:rsidRPr="00ED3D14" w:rsidRDefault="005733EF" w:rsidP="005733EF">
            <w:pPr>
              <w:pStyle w:val="Prrafodelista"/>
              <w:numPr>
                <w:ilvl w:val="0"/>
                <w:numId w:val="42"/>
              </w:numPr>
              <w:spacing w:before="120" w:after="120" w:line="240" w:lineRule="auto"/>
              <w:jc w:val="both"/>
              <w:rPr>
                <w:sz w:val="20"/>
                <w:szCs w:val="20"/>
              </w:rPr>
            </w:pPr>
            <w:r>
              <w:t>Equipo Defensoría: Se deriva a gabinete</w:t>
            </w:r>
          </w:p>
        </w:tc>
        <w:tc>
          <w:tcPr>
            <w:tcW w:w="3828" w:type="dxa"/>
          </w:tcPr>
          <w:p w14:paraId="0AB8186C" w14:textId="77777777" w:rsidR="005733EF" w:rsidRDefault="005733EF" w:rsidP="005607A0">
            <w:pPr>
              <w:spacing w:before="120" w:after="120"/>
              <w:jc w:val="both"/>
            </w:pPr>
            <w:r>
              <w:t>Para el tipo de requerimiento “</w:t>
            </w:r>
            <w:r w:rsidRPr="00ED3D14">
              <w:rPr>
                <w:rFonts w:asciiTheme="minorHAnsi" w:hAnsiTheme="minorHAnsi"/>
                <w:lang w:val="es-ES_tradnl"/>
              </w:rPr>
              <w:t>Actividad de promoción de derechos</w:t>
            </w:r>
            <w:r>
              <w:t xml:space="preserve">”, se agrega un párrafo que indica: </w:t>
            </w:r>
            <w:r w:rsidRPr="00ED3D14">
              <w:rPr>
                <w:rFonts w:asciiTheme="minorHAnsi" w:hAnsiTheme="minorHAnsi"/>
                <w:i/>
                <w:lang w:val="es-ES_tradnl"/>
              </w:rPr>
              <w:t xml:space="preserve">En caso que en el tipo de requerimiento “Actividad de promoción de derechos” </w:t>
            </w:r>
            <w:r w:rsidRPr="00ED3D14">
              <w:rPr>
                <w:rFonts w:asciiTheme="minorHAnsi" w:hAnsiTheme="minorHAnsi"/>
                <w:i/>
                <w:lang w:val="es-ES_tradnl"/>
              </w:rPr>
              <w:lastRenderedPageBreak/>
              <w:t>soliciten la presencia de la Defensora, el requerimiento será derivado a Gabinete.</w:t>
            </w:r>
          </w:p>
        </w:tc>
      </w:tr>
      <w:tr w:rsidR="005733EF" w14:paraId="52A940A9" w14:textId="77777777" w:rsidTr="005607A0">
        <w:trPr>
          <w:tblCellSpacing w:w="11" w:type="dxa"/>
        </w:trPr>
        <w:tc>
          <w:tcPr>
            <w:tcW w:w="562" w:type="dxa"/>
          </w:tcPr>
          <w:p w14:paraId="7BEAB8F9" w14:textId="77777777" w:rsidR="005733EF" w:rsidRDefault="005733EF" w:rsidP="005607A0">
            <w:pPr>
              <w:spacing w:before="120" w:after="120"/>
              <w:jc w:val="center"/>
            </w:pPr>
            <w:r>
              <w:lastRenderedPageBreak/>
              <w:t>10</w:t>
            </w:r>
          </w:p>
        </w:tc>
        <w:tc>
          <w:tcPr>
            <w:tcW w:w="1975" w:type="dxa"/>
          </w:tcPr>
          <w:p w14:paraId="76C7298E" w14:textId="77777777" w:rsidR="005733EF" w:rsidRDefault="005733EF" w:rsidP="005607A0">
            <w:pPr>
              <w:spacing w:before="120" w:after="120" w:line="240" w:lineRule="auto"/>
              <w:jc w:val="both"/>
            </w:pPr>
            <w:r w:rsidRPr="00D438BB">
              <w:t>RF00</w:t>
            </w:r>
            <w:r>
              <w:t>4</w:t>
            </w:r>
            <w:r w:rsidRPr="00D438BB">
              <w:t xml:space="preserve">: </w:t>
            </w:r>
            <w:r>
              <w:t>Clasificación del requerimiento</w:t>
            </w:r>
          </w:p>
          <w:p w14:paraId="51922B97" w14:textId="77777777" w:rsidR="005733EF" w:rsidRDefault="005733EF" w:rsidP="005607A0">
            <w:pPr>
              <w:spacing w:before="120" w:after="120" w:line="240" w:lineRule="auto"/>
              <w:jc w:val="both"/>
            </w:pPr>
          </w:p>
        </w:tc>
        <w:tc>
          <w:tcPr>
            <w:tcW w:w="4536" w:type="dxa"/>
          </w:tcPr>
          <w:p w14:paraId="6F9F1532" w14:textId="77777777" w:rsidR="005733EF" w:rsidRDefault="005733EF" w:rsidP="005733EF">
            <w:pPr>
              <w:pStyle w:val="Prrafodelista"/>
              <w:numPr>
                <w:ilvl w:val="0"/>
                <w:numId w:val="42"/>
              </w:numPr>
              <w:spacing w:before="120" w:after="120" w:line="240" w:lineRule="auto"/>
              <w:jc w:val="both"/>
            </w:pPr>
            <w:r>
              <w:t xml:space="preserve">María Luisa Montenegro: ¿Una vez que se haya atendido, se puede reasignar? </w:t>
            </w:r>
          </w:p>
          <w:p w14:paraId="44FD1B18" w14:textId="77777777" w:rsidR="005733EF" w:rsidRDefault="005733EF" w:rsidP="005733EF">
            <w:pPr>
              <w:pStyle w:val="Prrafodelista"/>
              <w:numPr>
                <w:ilvl w:val="0"/>
                <w:numId w:val="42"/>
              </w:numPr>
              <w:spacing w:before="120" w:after="120" w:line="240" w:lineRule="auto"/>
              <w:jc w:val="both"/>
            </w:pPr>
            <w:r>
              <w:t>Equipo Defensoría: Tiene que ser aprobado por el jefe de gabinete.</w:t>
            </w:r>
          </w:p>
          <w:p w14:paraId="3D055258" w14:textId="77777777" w:rsidR="005733EF" w:rsidRDefault="005733EF" w:rsidP="005733EF">
            <w:pPr>
              <w:pStyle w:val="Prrafodelista"/>
              <w:numPr>
                <w:ilvl w:val="0"/>
                <w:numId w:val="42"/>
              </w:numPr>
              <w:spacing w:before="120" w:after="120" w:line="240" w:lineRule="auto"/>
              <w:jc w:val="both"/>
            </w:pPr>
            <w:r>
              <w:t>Verónica Desmadril: Si, con autorización del jefe de gabinete.</w:t>
            </w:r>
          </w:p>
        </w:tc>
        <w:tc>
          <w:tcPr>
            <w:tcW w:w="3828" w:type="dxa"/>
          </w:tcPr>
          <w:p w14:paraId="1034BFA8" w14:textId="77777777" w:rsidR="005733EF" w:rsidRDefault="005733EF" w:rsidP="005607A0">
            <w:pPr>
              <w:spacing w:before="120" w:after="120"/>
              <w:jc w:val="both"/>
            </w:pPr>
            <w:r>
              <w:t>Este comentario tiene relación con la reasignación de un requerimiento cuando la Unidad que se le asigne no cuente con la información necesaria o las competencias para atenderlo. Es en este caso que el sistema permitirá a la Unidad que cuente con el requerimiento en su poder re-asignar a una nueva Unidad pueda atender la solicitud. Esto solo será aprobado por el Director o jefe de cada Unidad y no por el Jefe de Gabinete.</w:t>
            </w:r>
          </w:p>
        </w:tc>
      </w:tr>
      <w:tr w:rsidR="005733EF" w14:paraId="3A9A93E2" w14:textId="77777777" w:rsidTr="005607A0">
        <w:trPr>
          <w:tblCellSpacing w:w="11" w:type="dxa"/>
        </w:trPr>
        <w:tc>
          <w:tcPr>
            <w:tcW w:w="562" w:type="dxa"/>
          </w:tcPr>
          <w:p w14:paraId="422268D0" w14:textId="77777777" w:rsidR="005733EF" w:rsidRDefault="005733EF" w:rsidP="005607A0">
            <w:pPr>
              <w:spacing w:before="120" w:after="120"/>
              <w:jc w:val="center"/>
            </w:pPr>
            <w:r>
              <w:t>11</w:t>
            </w:r>
          </w:p>
        </w:tc>
        <w:tc>
          <w:tcPr>
            <w:tcW w:w="1975" w:type="dxa"/>
          </w:tcPr>
          <w:p w14:paraId="3D1BD019" w14:textId="77777777" w:rsidR="005733EF" w:rsidRDefault="005733EF" w:rsidP="005607A0">
            <w:pPr>
              <w:spacing w:before="120" w:after="120" w:line="240" w:lineRule="auto"/>
              <w:jc w:val="both"/>
            </w:pPr>
            <w:bookmarkStart w:id="58" w:name="_Toc13497433"/>
            <w:r>
              <w:t>RF005</w:t>
            </w:r>
            <w:r w:rsidRPr="00D438BB">
              <w:t xml:space="preserve">: </w:t>
            </w:r>
            <w:r>
              <w:t>Requerimientos tipo: Promoción, difusión, sugerencias u observaciones</w:t>
            </w:r>
            <w:bookmarkEnd w:id="58"/>
          </w:p>
          <w:p w14:paraId="6F0B356E" w14:textId="77777777" w:rsidR="005733EF" w:rsidRDefault="005733EF" w:rsidP="005607A0">
            <w:pPr>
              <w:spacing w:before="120" w:after="120" w:line="240" w:lineRule="auto"/>
              <w:jc w:val="both"/>
            </w:pPr>
          </w:p>
        </w:tc>
        <w:tc>
          <w:tcPr>
            <w:tcW w:w="4536" w:type="dxa"/>
          </w:tcPr>
          <w:p w14:paraId="1C0DC1D0" w14:textId="77777777" w:rsidR="005733EF" w:rsidRDefault="005733EF" w:rsidP="005733EF">
            <w:pPr>
              <w:pStyle w:val="Prrafodelista"/>
              <w:numPr>
                <w:ilvl w:val="0"/>
                <w:numId w:val="42"/>
              </w:numPr>
              <w:spacing w:before="120" w:after="120" w:line="240" w:lineRule="auto"/>
              <w:jc w:val="both"/>
            </w:pPr>
            <w:r>
              <w:t>Giannina Mondigo: Usuario interno cierto?</w:t>
            </w:r>
          </w:p>
          <w:p w14:paraId="56D0FDFC" w14:textId="77777777" w:rsidR="005733EF" w:rsidRDefault="005733EF" w:rsidP="005733EF">
            <w:pPr>
              <w:pStyle w:val="Prrafodelista"/>
              <w:numPr>
                <w:ilvl w:val="0"/>
                <w:numId w:val="42"/>
              </w:numPr>
              <w:spacing w:before="120" w:after="120" w:line="240" w:lineRule="auto"/>
              <w:jc w:val="both"/>
            </w:pPr>
            <w:r>
              <w:t>Verónica Desmadril: Creo que sería importante diferenciar entre usuario interno, usuario externo (o quien hace el requerimiento)</w:t>
            </w:r>
          </w:p>
        </w:tc>
        <w:tc>
          <w:tcPr>
            <w:tcW w:w="3828" w:type="dxa"/>
          </w:tcPr>
          <w:p w14:paraId="2AAC99F2" w14:textId="77777777" w:rsidR="005733EF" w:rsidRDefault="005733EF" w:rsidP="005607A0">
            <w:pPr>
              <w:spacing w:before="120" w:after="120"/>
              <w:jc w:val="both"/>
            </w:pPr>
            <w:r>
              <w:t>Se realizan los cambios en el documento que permiten identificar de mejor forma las acciones de un usuario interno y externo.</w:t>
            </w:r>
          </w:p>
        </w:tc>
      </w:tr>
      <w:tr w:rsidR="005733EF" w14:paraId="621019EB" w14:textId="77777777" w:rsidTr="005607A0">
        <w:trPr>
          <w:tblCellSpacing w:w="11" w:type="dxa"/>
        </w:trPr>
        <w:tc>
          <w:tcPr>
            <w:tcW w:w="562" w:type="dxa"/>
          </w:tcPr>
          <w:p w14:paraId="57281D11" w14:textId="77777777" w:rsidR="005733EF" w:rsidRDefault="005733EF" w:rsidP="005607A0">
            <w:pPr>
              <w:spacing w:before="120" w:after="120"/>
              <w:jc w:val="center"/>
            </w:pPr>
            <w:r>
              <w:t>12</w:t>
            </w:r>
          </w:p>
        </w:tc>
        <w:tc>
          <w:tcPr>
            <w:tcW w:w="1975" w:type="dxa"/>
          </w:tcPr>
          <w:p w14:paraId="38EFF875" w14:textId="77777777" w:rsidR="005733EF" w:rsidRDefault="005733EF" w:rsidP="005607A0">
            <w:pPr>
              <w:spacing w:before="120" w:after="120" w:line="240" w:lineRule="auto"/>
              <w:jc w:val="both"/>
            </w:pPr>
            <w:bookmarkStart w:id="59" w:name="_Toc13497437"/>
            <w:r>
              <w:t>RF008</w:t>
            </w:r>
            <w:r w:rsidRPr="00D438BB">
              <w:t xml:space="preserve">: </w:t>
            </w:r>
            <w:r>
              <w:t>Evaluar admisibilidad y complejidad del caso</w:t>
            </w:r>
            <w:bookmarkEnd w:id="59"/>
          </w:p>
          <w:p w14:paraId="691B6DD4" w14:textId="77777777" w:rsidR="005733EF" w:rsidRDefault="005733EF" w:rsidP="005607A0">
            <w:pPr>
              <w:spacing w:before="120" w:after="120" w:line="240" w:lineRule="auto"/>
              <w:jc w:val="both"/>
            </w:pPr>
          </w:p>
        </w:tc>
        <w:tc>
          <w:tcPr>
            <w:tcW w:w="4536" w:type="dxa"/>
          </w:tcPr>
          <w:p w14:paraId="5C51493D" w14:textId="77777777" w:rsidR="005733EF" w:rsidRDefault="005733EF" w:rsidP="005733EF">
            <w:pPr>
              <w:pStyle w:val="Prrafodelista"/>
              <w:numPr>
                <w:ilvl w:val="0"/>
                <w:numId w:val="42"/>
              </w:numPr>
              <w:spacing w:before="120" w:after="120" w:line="240" w:lineRule="auto"/>
              <w:jc w:val="both"/>
            </w:pPr>
            <w:r>
              <w:t>María Luisa Montenegro: Habrá motivos de término?</w:t>
            </w:r>
          </w:p>
          <w:p w14:paraId="3573803A" w14:textId="77777777" w:rsidR="005733EF" w:rsidRDefault="005733EF" w:rsidP="005733EF">
            <w:pPr>
              <w:pStyle w:val="Prrafodelista"/>
              <w:numPr>
                <w:ilvl w:val="0"/>
                <w:numId w:val="42"/>
              </w:numPr>
              <w:spacing w:before="120" w:after="120" w:line="240" w:lineRule="auto"/>
              <w:jc w:val="both"/>
            </w:pPr>
            <w:r>
              <w:t>Verónica Desmadril: Debe haberlos nosotros los debemos definir</w:t>
            </w:r>
          </w:p>
        </w:tc>
        <w:tc>
          <w:tcPr>
            <w:tcW w:w="3828" w:type="dxa"/>
          </w:tcPr>
          <w:p w14:paraId="2B0B0D75" w14:textId="77777777" w:rsidR="005733EF" w:rsidRDefault="005733EF" w:rsidP="005607A0">
            <w:pPr>
              <w:spacing w:before="120" w:after="120"/>
              <w:jc w:val="both"/>
            </w:pPr>
            <w:r>
              <w:t>Se actualiza el requerimiento con: “</w:t>
            </w:r>
            <w:r w:rsidRPr="00056E57">
              <w:rPr>
                <w:rFonts w:asciiTheme="minorHAnsi" w:hAnsiTheme="minorHAnsi"/>
                <w:i/>
                <w:lang w:val="es-ES_tradnl"/>
              </w:rPr>
              <w:t xml:space="preserve">Si el requerimiento no es admisible como caso, se seleccionará el o los </w:t>
            </w:r>
            <w:r w:rsidRPr="00056E57">
              <w:rPr>
                <w:rFonts w:asciiTheme="minorHAnsi" w:hAnsiTheme="minorHAnsi"/>
                <w:i/>
                <w:u w:val="single"/>
                <w:lang w:val="es-ES_tradnl"/>
              </w:rPr>
              <w:t>motivos de término</w:t>
            </w:r>
            <w:r w:rsidRPr="00056E57">
              <w:rPr>
                <w:rFonts w:asciiTheme="minorHAnsi" w:hAnsiTheme="minorHAnsi"/>
                <w:i/>
                <w:lang w:val="es-ES_tradnl"/>
              </w:rPr>
              <w:t xml:space="preserve"> desde una lista de opciones (con el objeto de obtener estadísticas posteriores)…</w:t>
            </w:r>
            <w:r>
              <w:rPr>
                <w:rFonts w:asciiTheme="minorHAnsi" w:hAnsiTheme="minorHAnsi"/>
                <w:lang w:val="es-ES_tradnl"/>
              </w:rPr>
              <w:t>”.</w:t>
            </w:r>
          </w:p>
        </w:tc>
      </w:tr>
      <w:tr w:rsidR="005733EF" w14:paraId="0F88BE17" w14:textId="77777777" w:rsidTr="005607A0">
        <w:trPr>
          <w:tblCellSpacing w:w="11" w:type="dxa"/>
        </w:trPr>
        <w:tc>
          <w:tcPr>
            <w:tcW w:w="562" w:type="dxa"/>
          </w:tcPr>
          <w:p w14:paraId="1EBF331A" w14:textId="77777777" w:rsidR="005733EF" w:rsidRDefault="005733EF" w:rsidP="005607A0">
            <w:pPr>
              <w:spacing w:before="120" w:after="120"/>
              <w:jc w:val="center"/>
            </w:pPr>
            <w:r>
              <w:t>13</w:t>
            </w:r>
          </w:p>
        </w:tc>
        <w:tc>
          <w:tcPr>
            <w:tcW w:w="1975" w:type="dxa"/>
          </w:tcPr>
          <w:p w14:paraId="2818210C" w14:textId="77777777" w:rsidR="005733EF" w:rsidRDefault="005733EF" w:rsidP="005607A0">
            <w:pPr>
              <w:spacing w:before="120" w:after="120" w:line="240" w:lineRule="auto"/>
              <w:jc w:val="both"/>
            </w:pPr>
            <w:r>
              <w:t>RF008</w:t>
            </w:r>
            <w:r w:rsidRPr="00D438BB">
              <w:t xml:space="preserve">: </w:t>
            </w:r>
            <w:r>
              <w:t>Evaluar admisibilidad y complejidad del caso</w:t>
            </w:r>
          </w:p>
          <w:p w14:paraId="40B89077" w14:textId="77777777" w:rsidR="005733EF" w:rsidRDefault="005733EF" w:rsidP="005607A0">
            <w:pPr>
              <w:spacing w:before="120" w:after="120" w:line="240" w:lineRule="auto"/>
              <w:jc w:val="both"/>
            </w:pPr>
          </w:p>
        </w:tc>
        <w:tc>
          <w:tcPr>
            <w:tcW w:w="4536" w:type="dxa"/>
          </w:tcPr>
          <w:p w14:paraId="038B0D89" w14:textId="77777777" w:rsidR="005733EF" w:rsidRDefault="005733EF" w:rsidP="005733EF">
            <w:pPr>
              <w:pStyle w:val="Prrafodelista"/>
              <w:numPr>
                <w:ilvl w:val="0"/>
                <w:numId w:val="42"/>
              </w:numPr>
              <w:spacing w:before="120" w:after="120" w:line="240" w:lineRule="auto"/>
              <w:jc w:val="both"/>
            </w:pPr>
            <w:r>
              <w:t>María Luisa Montenegro: Aun no me convence el nombre.</w:t>
            </w:r>
          </w:p>
          <w:p w14:paraId="0892EE41" w14:textId="77777777" w:rsidR="005733EF" w:rsidRDefault="005733EF" w:rsidP="005733EF">
            <w:pPr>
              <w:pStyle w:val="Prrafodelista"/>
              <w:numPr>
                <w:ilvl w:val="0"/>
                <w:numId w:val="42"/>
              </w:numPr>
              <w:spacing w:before="120" w:after="120" w:line="240" w:lineRule="auto"/>
              <w:jc w:val="both"/>
            </w:pPr>
            <w:r>
              <w:t>Verónica Desmadril: Tenemos que cambiarlo.</w:t>
            </w:r>
          </w:p>
        </w:tc>
        <w:tc>
          <w:tcPr>
            <w:tcW w:w="3828" w:type="dxa"/>
          </w:tcPr>
          <w:p w14:paraId="07CAF0E9" w14:textId="77777777" w:rsidR="005733EF" w:rsidRDefault="005733EF" w:rsidP="005607A0">
            <w:pPr>
              <w:spacing w:before="120" w:after="120"/>
              <w:jc w:val="both"/>
            </w:pPr>
            <w:r>
              <w:t>Se espera la definición del equipo de la Defensoría para actualizar el nombre. Se recomienda un término que denote la “suma urgencia” del caso.</w:t>
            </w:r>
          </w:p>
        </w:tc>
      </w:tr>
      <w:tr w:rsidR="005733EF" w14:paraId="5E257413" w14:textId="77777777" w:rsidTr="005607A0">
        <w:trPr>
          <w:tblCellSpacing w:w="11" w:type="dxa"/>
        </w:trPr>
        <w:tc>
          <w:tcPr>
            <w:tcW w:w="562" w:type="dxa"/>
          </w:tcPr>
          <w:p w14:paraId="0BF1289D" w14:textId="77777777" w:rsidR="005733EF" w:rsidRDefault="005733EF" w:rsidP="005607A0">
            <w:pPr>
              <w:spacing w:before="120" w:after="120"/>
              <w:jc w:val="center"/>
            </w:pPr>
            <w:r>
              <w:t>14</w:t>
            </w:r>
          </w:p>
        </w:tc>
        <w:tc>
          <w:tcPr>
            <w:tcW w:w="1975" w:type="dxa"/>
          </w:tcPr>
          <w:p w14:paraId="3DAFC19D" w14:textId="77777777" w:rsidR="005733EF" w:rsidRDefault="005733EF" w:rsidP="005607A0">
            <w:pPr>
              <w:spacing w:before="120" w:after="120" w:line="240" w:lineRule="auto"/>
              <w:jc w:val="both"/>
            </w:pPr>
            <w:bookmarkStart w:id="60" w:name="_Toc13497438"/>
            <w:r w:rsidRPr="00D438BB">
              <w:t>RF00</w:t>
            </w:r>
            <w:r>
              <w:t>9</w:t>
            </w:r>
            <w:r w:rsidRPr="00D438BB">
              <w:t xml:space="preserve">: </w:t>
            </w:r>
            <w:r>
              <w:t>Asignación de casos a profesionales</w:t>
            </w:r>
            <w:bookmarkEnd w:id="60"/>
          </w:p>
          <w:p w14:paraId="1AA36ED1" w14:textId="77777777" w:rsidR="005733EF" w:rsidRDefault="005733EF" w:rsidP="005607A0">
            <w:pPr>
              <w:spacing w:before="120" w:after="120" w:line="240" w:lineRule="auto"/>
              <w:jc w:val="both"/>
            </w:pPr>
          </w:p>
        </w:tc>
        <w:tc>
          <w:tcPr>
            <w:tcW w:w="4536" w:type="dxa"/>
          </w:tcPr>
          <w:p w14:paraId="0ADF060B" w14:textId="77777777" w:rsidR="005733EF" w:rsidRDefault="005733EF" w:rsidP="005733EF">
            <w:pPr>
              <w:pStyle w:val="Prrafodelista"/>
              <w:numPr>
                <w:ilvl w:val="0"/>
                <w:numId w:val="42"/>
              </w:numPr>
              <w:spacing w:before="120" w:after="120" w:line="240" w:lineRule="auto"/>
              <w:jc w:val="both"/>
            </w:pPr>
            <w:r>
              <w:t>María Luisa Montenegro: Creo que no podemos llamarle responsable.</w:t>
            </w:r>
          </w:p>
          <w:p w14:paraId="28F79DBA" w14:textId="77777777" w:rsidR="005733EF" w:rsidRDefault="005733EF" w:rsidP="005733EF">
            <w:pPr>
              <w:pStyle w:val="Prrafodelista"/>
              <w:numPr>
                <w:ilvl w:val="0"/>
                <w:numId w:val="42"/>
              </w:numPr>
              <w:spacing w:before="120" w:after="120" w:line="240" w:lineRule="auto"/>
              <w:jc w:val="both"/>
            </w:pPr>
            <w:r>
              <w:t>Equipo Defensoría: colaborador</w:t>
            </w:r>
          </w:p>
          <w:p w14:paraId="3E6AB838" w14:textId="77777777" w:rsidR="005733EF" w:rsidRDefault="005733EF" w:rsidP="005733EF">
            <w:pPr>
              <w:pStyle w:val="Prrafodelista"/>
              <w:numPr>
                <w:ilvl w:val="0"/>
                <w:numId w:val="42"/>
              </w:numPr>
              <w:spacing w:before="120" w:after="120" w:line="240" w:lineRule="auto"/>
              <w:jc w:val="both"/>
            </w:pPr>
            <w:r>
              <w:t>Verónica Desmadril: le llamaremos colaborador, solo habrá un responsable</w:t>
            </w:r>
          </w:p>
        </w:tc>
        <w:tc>
          <w:tcPr>
            <w:tcW w:w="3828" w:type="dxa"/>
          </w:tcPr>
          <w:p w14:paraId="1F2A1968" w14:textId="77777777" w:rsidR="005733EF" w:rsidRDefault="005733EF" w:rsidP="005607A0">
            <w:pPr>
              <w:spacing w:before="120" w:after="120"/>
              <w:jc w:val="both"/>
            </w:pPr>
            <w:r>
              <w:t>Se actualiza en todos los requerimientos relacionados con la referencia a “Responsable de apoyo” a “Colaborador”.</w:t>
            </w:r>
          </w:p>
          <w:p w14:paraId="2D1D7530" w14:textId="77777777" w:rsidR="005733EF" w:rsidRDefault="005733EF" w:rsidP="005607A0">
            <w:pPr>
              <w:spacing w:before="120" w:after="120"/>
              <w:jc w:val="both"/>
            </w:pPr>
            <w:r>
              <w:t xml:space="preserve">Colaborador: Se suma un </w:t>
            </w:r>
            <w:r w:rsidRPr="00A776D1">
              <w:rPr>
                <w:u w:val="single"/>
              </w:rPr>
              <w:t>colaborador</w:t>
            </w:r>
            <w:r>
              <w:t xml:space="preserve"> jurídico o  psicosocial al responsable principal del caso, como líder en las </w:t>
            </w:r>
            <w:r>
              <w:lastRenderedPageBreak/>
              <w:t>materias relacionadas con su especialidad.</w:t>
            </w:r>
          </w:p>
        </w:tc>
      </w:tr>
      <w:tr w:rsidR="005733EF" w14:paraId="77076A11" w14:textId="77777777" w:rsidTr="005607A0">
        <w:trPr>
          <w:tblCellSpacing w:w="11" w:type="dxa"/>
        </w:trPr>
        <w:tc>
          <w:tcPr>
            <w:tcW w:w="562" w:type="dxa"/>
          </w:tcPr>
          <w:p w14:paraId="5DE2DB3C" w14:textId="77777777" w:rsidR="005733EF" w:rsidRDefault="005733EF" w:rsidP="005607A0">
            <w:pPr>
              <w:spacing w:before="120" w:after="120"/>
              <w:jc w:val="center"/>
            </w:pPr>
            <w:r>
              <w:lastRenderedPageBreak/>
              <w:t>15</w:t>
            </w:r>
          </w:p>
        </w:tc>
        <w:tc>
          <w:tcPr>
            <w:tcW w:w="1975" w:type="dxa"/>
          </w:tcPr>
          <w:p w14:paraId="630180EF" w14:textId="77777777" w:rsidR="005733EF" w:rsidRDefault="005733EF" w:rsidP="005607A0">
            <w:pPr>
              <w:spacing w:before="120" w:after="120" w:line="240" w:lineRule="auto"/>
              <w:jc w:val="both"/>
            </w:pPr>
            <w:bookmarkStart w:id="61" w:name="_Toc13497440"/>
            <w:r>
              <w:t>RF011</w:t>
            </w:r>
            <w:r w:rsidRPr="00D438BB">
              <w:t xml:space="preserve">: </w:t>
            </w:r>
            <w:r>
              <w:t>Respuesta del caso según complejidad 1</w:t>
            </w:r>
            <w:bookmarkEnd w:id="61"/>
          </w:p>
          <w:p w14:paraId="4BBC3F7E" w14:textId="77777777" w:rsidR="005733EF" w:rsidRDefault="005733EF" w:rsidP="005607A0">
            <w:pPr>
              <w:spacing w:before="120" w:after="120" w:line="240" w:lineRule="auto"/>
              <w:jc w:val="both"/>
            </w:pPr>
          </w:p>
        </w:tc>
        <w:tc>
          <w:tcPr>
            <w:tcW w:w="4536" w:type="dxa"/>
          </w:tcPr>
          <w:p w14:paraId="0FDCA97B" w14:textId="77777777" w:rsidR="005733EF" w:rsidRDefault="005733EF" w:rsidP="005733EF">
            <w:pPr>
              <w:pStyle w:val="Prrafodelista"/>
              <w:numPr>
                <w:ilvl w:val="0"/>
                <w:numId w:val="42"/>
              </w:numPr>
              <w:spacing w:before="120" w:after="120" w:line="240" w:lineRule="auto"/>
              <w:jc w:val="both"/>
            </w:pPr>
            <w:r>
              <w:t>María Luisa Montenegro: Aquí agregaría, o cuando no afecta derechos humanos de NNA.</w:t>
            </w:r>
          </w:p>
          <w:p w14:paraId="1F5E8BF5" w14:textId="77777777" w:rsidR="005733EF" w:rsidRDefault="005733EF" w:rsidP="005733EF">
            <w:pPr>
              <w:pStyle w:val="Prrafodelista"/>
              <w:numPr>
                <w:ilvl w:val="0"/>
                <w:numId w:val="42"/>
              </w:numPr>
              <w:spacing w:before="120" w:after="120" w:line="240" w:lineRule="auto"/>
              <w:jc w:val="both"/>
            </w:pPr>
            <w:r>
              <w:t>Verónica Desmadril:</w:t>
            </w:r>
          </w:p>
        </w:tc>
        <w:tc>
          <w:tcPr>
            <w:tcW w:w="3828" w:type="dxa"/>
          </w:tcPr>
          <w:p w14:paraId="092BF94B" w14:textId="77777777" w:rsidR="005733EF" w:rsidRDefault="005733EF" w:rsidP="005607A0">
            <w:pPr>
              <w:spacing w:beforeLines="60" w:before="144" w:afterLines="60" w:after="144"/>
              <w:jc w:val="both"/>
            </w:pPr>
            <w:r>
              <w:t xml:space="preserve">Se actualiza el párrafo: </w:t>
            </w:r>
            <w:r w:rsidRPr="004002D1">
              <w:rPr>
                <w:i/>
              </w:rPr>
              <w:t xml:space="preserve">El sistema permitirá la respuesta para Los casos de complejidad 1 vinculados con la orientación que realiza la Defensoría y que no </w:t>
            </w:r>
            <w:r>
              <w:rPr>
                <w:i/>
              </w:rPr>
              <w:t>afecta derechos humanos de NNA.</w:t>
            </w:r>
          </w:p>
        </w:tc>
      </w:tr>
      <w:tr w:rsidR="005733EF" w14:paraId="6B9DA17D" w14:textId="77777777" w:rsidTr="005607A0">
        <w:trPr>
          <w:tblCellSpacing w:w="11" w:type="dxa"/>
        </w:trPr>
        <w:tc>
          <w:tcPr>
            <w:tcW w:w="562" w:type="dxa"/>
          </w:tcPr>
          <w:p w14:paraId="727CF460" w14:textId="77777777" w:rsidR="005733EF" w:rsidRDefault="005733EF" w:rsidP="005607A0">
            <w:pPr>
              <w:spacing w:before="120" w:after="120"/>
              <w:jc w:val="center"/>
            </w:pPr>
            <w:r>
              <w:t>16</w:t>
            </w:r>
          </w:p>
        </w:tc>
        <w:tc>
          <w:tcPr>
            <w:tcW w:w="1975" w:type="dxa"/>
          </w:tcPr>
          <w:p w14:paraId="3EB7FDC9" w14:textId="77777777" w:rsidR="005733EF" w:rsidRDefault="005733EF" w:rsidP="005607A0">
            <w:pPr>
              <w:spacing w:before="120" w:after="120" w:line="240" w:lineRule="auto"/>
              <w:jc w:val="both"/>
            </w:pPr>
            <w:r>
              <w:t>RF011</w:t>
            </w:r>
            <w:r w:rsidRPr="00D438BB">
              <w:t xml:space="preserve">: </w:t>
            </w:r>
            <w:r>
              <w:t>Respuesta del caso según complejidad 1</w:t>
            </w:r>
          </w:p>
          <w:p w14:paraId="338FEC0D" w14:textId="77777777" w:rsidR="005733EF" w:rsidRDefault="005733EF" w:rsidP="005607A0">
            <w:pPr>
              <w:spacing w:before="120" w:after="120" w:line="240" w:lineRule="auto"/>
              <w:jc w:val="both"/>
            </w:pPr>
          </w:p>
        </w:tc>
        <w:tc>
          <w:tcPr>
            <w:tcW w:w="4536" w:type="dxa"/>
          </w:tcPr>
          <w:p w14:paraId="335F7502" w14:textId="77777777" w:rsidR="005733EF" w:rsidRDefault="005733EF" w:rsidP="005733EF">
            <w:pPr>
              <w:pStyle w:val="Prrafodelista"/>
              <w:numPr>
                <w:ilvl w:val="0"/>
                <w:numId w:val="42"/>
              </w:numPr>
              <w:spacing w:before="120" w:after="120" w:line="240" w:lineRule="auto"/>
              <w:jc w:val="both"/>
            </w:pPr>
            <w:r>
              <w:t>María Luisa Montenegro: O protección?</w:t>
            </w:r>
          </w:p>
          <w:p w14:paraId="70188FBC" w14:textId="77777777" w:rsidR="005733EF" w:rsidRDefault="005733EF" w:rsidP="005733EF">
            <w:pPr>
              <w:pStyle w:val="Prrafodelista"/>
              <w:numPr>
                <w:ilvl w:val="0"/>
                <w:numId w:val="42"/>
              </w:numPr>
              <w:spacing w:before="120" w:after="120" w:line="240" w:lineRule="auto"/>
              <w:jc w:val="both"/>
            </w:pPr>
            <w:r>
              <w:t>Verónica Desmadril:  proteccion@defensorianinez.cl</w:t>
            </w:r>
          </w:p>
        </w:tc>
        <w:tc>
          <w:tcPr>
            <w:tcW w:w="3828" w:type="dxa"/>
          </w:tcPr>
          <w:p w14:paraId="794F2078" w14:textId="77777777" w:rsidR="005733EF" w:rsidRDefault="005733EF" w:rsidP="005607A0">
            <w:pPr>
              <w:spacing w:before="120" w:after="120"/>
              <w:jc w:val="both"/>
            </w:pPr>
            <w:r>
              <w:t>Se actualiza en el documento la dirección de correo electrónico institucional por donde se despachará la respuesta de casos: proteccion@defensorianinez.cl</w:t>
            </w:r>
          </w:p>
        </w:tc>
      </w:tr>
      <w:tr w:rsidR="005733EF" w14:paraId="7A8ED5A2" w14:textId="77777777" w:rsidTr="005607A0">
        <w:trPr>
          <w:tblCellSpacing w:w="11" w:type="dxa"/>
        </w:trPr>
        <w:tc>
          <w:tcPr>
            <w:tcW w:w="562" w:type="dxa"/>
          </w:tcPr>
          <w:p w14:paraId="19492908" w14:textId="77777777" w:rsidR="005733EF" w:rsidRDefault="005733EF" w:rsidP="005607A0">
            <w:pPr>
              <w:spacing w:before="120" w:after="120"/>
              <w:jc w:val="center"/>
            </w:pPr>
            <w:r>
              <w:t>17</w:t>
            </w:r>
          </w:p>
        </w:tc>
        <w:tc>
          <w:tcPr>
            <w:tcW w:w="1975" w:type="dxa"/>
          </w:tcPr>
          <w:p w14:paraId="26B7CBAF" w14:textId="77777777" w:rsidR="005733EF" w:rsidRDefault="005733EF" w:rsidP="005607A0">
            <w:pPr>
              <w:spacing w:before="120" w:after="120" w:line="240" w:lineRule="auto"/>
              <w:jc w:val="both"/>
            </w:pPr>
            <w:bookmarkStart w:id="62" w:name="_Toc13497441"/>
            <w:r>
              <w:t>RF012</w:t>
            </w:r>
            <w:r w:rsidRPr="00D438BB">
              <w:t xml:space="preserve">: </w:t>
            </w:r>
            <w:r>
              <w:t>Carga de trabajo de profesionales</w:t>
            </w:r>
            <w:bookmarkEnd w:id="62"/>
          </w:p>
          <w:p w14:paraId="740DBFC1" w14:textId="77777777" w:rsidR="005733EF" w:rsidRDefault="005733EF" w:rsidP="005607A0">
            <w:pPr>
              <w:spacing w:before="120" w:after="120" w:line="240" w:lineRule="auto"/>
              <w:jc w:val="both"/>
            </w:pPr>
          </w:p>
        </w:tc>
        <w:tc>
          <w:tcPr>
            <w:tcW w:w="4536" w:type="dxa"/>
          </w:tcPr>
          <w:p w14:paraId="4E823E62" w14:textId="77777777" w:rsidR="005733EF" w:rsidRDefault="005733EF" w:rsidP="005733EF">
            <w:pPr>
              <w:pStyle w:val="Prrafodelista"/>
              <w:numPr>
                <w:ilvl w:val="0"/>
                <w:numId w:val="42"/>
              </w:numPr>
              <w:spacing w:before="120" w:after="120" w:line="240" w:lineRule="auto"/>
              <w:jc w:val="both"/>
            </w:pPr>
            <w:r>
              <w:t>María Luisa Montenegro: Puede haber una alerta de mucho tiempo sin tramitación?</w:t>
            </w:r>
          </w:p>
          <w:p w14:paraId="75A00566" w14:textId="77777777" w:rsidR="005733EF" w:rsidRDefault="005733EF" w:rsidP="005733EF">
            <w:pPr>
              <w:pStyle w:val="Prrafodelista"/>
              <w:numPr>
                <w:ilvl w:val="0"/>
                <w:numId w:val="42"/>
              </w:numPr>
              <w:spacing w:before="120" w:after="120" w:line="240" w:lineRule="auto"/>
              <w:jc w:val="both"/>
            </w:pPr>
            <w:r>
              <w:t>Verónica Desmadril: Creo que no hay problema en poner esa alerta</w:t>
            </w:r>
          </w:p>
        </w:tc>
        <w:tc>
          <w:tcPr>
            <w:tcW w:w="3828" w:type="dxa"/>
          </w:tcPr>
          <w:p w14:paraId="16FC050E" w14:textId="77777777" w:rsidR="005733EF" w:rsidRPr="007955E0" w:rsidRDefault="005733EF" w:rsidP="005607A0">
            <w:pPr>
              <w:pStyle w:val="Ttulo4"/>
              <w:jc w:val="both"/>
              <w:rPr>
                <w:rFonts w:ascii="Calibri" w:eastAsia="Calibri" w:hAnsi="Calibri"/>
                <w:b w:val="0"/>
                <w:bCs w:val="0"/>
                <w:sz w:val="20"/>
                <w:szCs w:val="20"/>
              </w:rPr>
            </w:pPr>
            <w:bookmarkStart w:id="63" w:name="_Toc14803686"/>
            <w:r w:rsidRPr="007955E0">
              <w:rPr>
                <w:rFonts w:ascii="Calibri" w:eastAsia="Calibri" w:hAnsi="Calibri"/>
                <w:b w:val="0"/>
                <w:bCs w:val="0"/>
                <w:sz w:val="20"/>
                <w:szCs w:val="20"/>
              </w:rPr>
              <w:t xml:space="preserve">Se agrega esta alerta al requerimiento </w:t>
            </w:r>
            <w:bookmarkStart w:id="64" w:name="_Toc13497465"/>
            <w:r w:rsidRPr="007955E0">
              <w:rPr>
                <w:rFonts w:ascii="Calibri" w:eastAsia="Calibri" w:hAnsi="Calibri"/>
                <w:b w:val="0"/>
                <w:bCs w:val="0"/>
                <w:sz w:val="20"/>
                <w:szCs w:val="20"/>
              </w:rPr>
              <w:t>“RF035: Alertas</w:t>
            </w:r>
            <w:bookmarkEnd w:id="64"/>
            <w:r w:rsidRPr="007955E0">
              <w:rPr>
                <w:rFonts w:ascii="Calibri" w:eastAsia="Calibri" w:hAnsi="Calibri"/>
                <w:b w:val="0"/>
                <w:bCs w:val="0"/>
                <w:sz w:val="20"/>
                <w:szCs w:val="20"/>
              </w:rPr>
              <w:t>”</w:t>
            </w:r>
            <w:bookmarkEnd w:id="63"/>
          </w:p>
          <w:p w14:paraId="5D5AAC3F" w14:textId="77777777" w:rsidR="005733EF" w:rsidRDefault="005733EF" w:rsidP="005607A0">
            <w:pPr>
              <w:spacing w:before="120" w:after="120"/>
              <w:jc w:val="both"/>
            </w:pPr>
          </w:p>
        </w:tc>
      </w:tr>
      <w:tr w:rsidR="005733EF" w14:paraId="7FDD8875" w14:textId="77777777" w:rsidTr="005607A0">
        <w:trPr>
          <w:tblCellSpacing w:w="11" w:type="dxa"/>
        </w:trPr>
        <w:tc>
          <w:tcPr>
            <w:tcW w:w="562" w:type="dxa"/>
          </w:tcPr>
          <w:p w14:paraId="54A6A581" w14:textId="77777777" w:rsidR="005733EF" w:rsidRDefault="005733EF" w:rsidP="005607A0">
            <w:pPr>
              <w:spacing w:before="120" w:after="120"/>
              <w:jc w:val="center"/>
            </w:pPr>
            <w:r>
              <w:t>18</w:t>
            </w:r>
          </w:p>
        </w:tc>
        <w:tc>
          <w:tcPr>
            <w:tcW w:w="1975" w:type="dxa"/>
          </w:tcPr>
          <w:p w14:paraId="1828373C" w14:textId="77777777" w:rsidR="005733EF" w:rsidRDefault="005733EF" w:rsidP="005607A0">
            <w:pPr>
              <w:spacing w:before="120" w:after="120" w:line="240" w:lineRule="auto"/>
              <w:jc w:val="both"/>
            </w:pPr>
            <w:r>
              <w:t>RF016</w:t>
            </w:r>
            <w:r w:rsidRPr="00D438BB">
              <w:t xml:space="preserve">: </w:t>
            </w:r>
            <w:r>
              <w:t>Desistimiento del caso</w:t>
            </w:r>
          </w:p>
          <w:p w14:paraId="59DBA574" w14:textId="77777777" w:rsidR="005733EF" w:rsidRDefault="005733EF" w:rsidP="005607A0">
            <w:pPr>
              <w:spacing w:before="120" w:after="120"/>
              <w:jc w:val="both"/>
            </w:pPr>
          </w:p>
        </w:tc>
        <w:tc>
          <w:tcPr>
            <w:tcW w:w="4536" w:type="dxa"/>
          </w:tcPr>
          <w:p w14:paraId="5A6736DE" w14:textId="77777777" w:rsidR="005733EF" w:rsidRDefault="005733EF" w:rsidP="005733EF">
            <w:pPr>
              <w:pStyle w:val="Prrafodelista"/>
              <w:numPr>
                <w:ilvl w:val="0"/>
                <w:numId w:val="42"/>
              </w:numPr>
              <w:spacing w:before="120" w:after="120" w:line="240" w:lineRule="auto"/>
              <w:jc w:val="both"/>
            </w:pPr>
            <w:r>
              <w:t>María Luisa Montenegro: En estricto rigor, esto no es un desistimiento. Ello implica una conducta activa.</w:t>
            </w:r>
          </w:p>
          <w:p w14:paraId="44B0D9C9" w14:textId="77777777" w:rsidR="005733EF" w:rsidRDefault="005733EF" w:rsidP="005733EF">
            <w:pPr>
              <w:pStyle w:val="Prrafodelista"/>
              <w:numPr>
                <w:ilvl w:val="0"/>
                <w:numId w:val="42"/>
              </w:numPr>
              <w:spacing w:before="120" w:after="120" w:line="240" w:lineRule="auto"/>
              <w:jc w:val="both"/>
            </w:pPr>
            <w:r>
              <w:t>Verónica Desmadril: Ok le cambiamos el nombre.</w:t>
            </w:r>
          </w:p>
        </w:tc>
        <w:tc>
          <w:tcPr>
            <w:tcW w:w="3828" w:type="dxa"/>
          </w:tcPr>
          <w:p w14:paraId="4F9FC684" w14:textId="77777777" w:rsidR="005733EF" w:rsidRDefault="005733EF" w:rsidP="005607A0">
            <w:pPr>
              <w:spacing w:before="120" w:after="120"/>
              <w:jc w:val="both"/>
            </w:pPr>
            <w:r>
              <w:t xml:space="preserve">Se actualiza el requerimiento, orientando la descripción al término anticipado del caso. Solicitando la siguiente información: </w:t>
            </w:r>
          </w:p>
          <w:p w14:paraId="3F8F8F45" w14:textId="77777777" w:rsidR="005733EF" w:rsidRDefault="005733EF" w:rsidP="005733EF">
            <w:pPr>
              <w:pStyle w:val="Prrafodelista"/>
              <w:numPr>
                <w:ilvl w:val="0"/>
                <w:numId w:val="39"/>
              </w:numPr>
              <w:spacing w:beforeLines="60" w:before="144" w:afterLines="60" w:after="144" w:line="240" w:lineRule="auto"/>
              <w:ind w:left="360"/>
              <w:jc w:val="both"/>
            </w:pPr>
            <w:r>
              <w:t>Causa del término del caso.</w:t>
            </w:r>
          </w:p>
          <w:p w14:paraId="01781154" w14:textId="77777777" w:rsidR="005733EF" w:rsidRPr="004607FE" w:rsidRDefault="005733EF" w:rsidP="005733EF">
            <w:pPr>
              <w:pStyle w:val="Prrafodelista"/>
              <w:numPr>
                <w:ilvl w:val="0"/>
                <w:numId w:val="39"/>
              </w:numPr>
              <w:spacing w:beforeLines="60" w:before="144" w:afterLines="60" w:after="144" w:line="240" w:lineRule="auto"/>
              <w:ind w:left="360"/>
              <w:jc w:val="both"/>
              <w:rPr>
                <w:rFonts w:cs="Calibri"/>
                <w:szCs w:val="20"/>
              </w:rPr>
            </w:pPr>
            <w:r>
              <w:rPr>
                <w:rFonts w:cs="Calibri"/>
                <w:szCs w:val="20"/>
              </w:rPr>
              <w:t>Selección del o los motivos del término.</w:t>
            </w:r>
          </w:p>
          <w:p w14:paraId="763D6D06" w14:textId="77777777" w:rsidR="005733EF" w:rsidRPr="003F3D23" w:rsidRDefault="005733EF" w:rsidP="005733EF">
            <w:pPr>
              <w:pStyle w:val="Prrafodelista"/>
              <w:numPr>
                <w:ilvl w:val="0"/>
                <w:numId w:val="39"/>
              </w:numPr>
              <w:spacing w:beforeLines="60" w:before="144" w:afterLines="60" w:after="144" w:line="240" w:lineRule="auto"/>
              <w:ind w:left="360"/>
              <w:jc w:val="both"/>
              <w:rPr>
                <w:rFonts w:cs="Calibri"/>
                <w:szCs w:val="20"/>
              </w:rPr>
            </w:pPr>
            <w:r>
              <w:t>Comentarios para ingresar el detalle de la situación.</w:t>
            </w:r>
          </w:p>
          <w:p w14:paraId="2D8C7126" w14:textId="77777777" w:rsidR="005733EF" w:rsidRDefault="005733EF" w:rsidP="005607A0">
            <w:pPr>
              <w:spacing w:before="120" w:after="120" w:line="240" w:lineRule="auto"/>
              <w:jc w:val="both"/>
            </w:pPr>
            <w:r>
              <w:t>Se actualiza el nombre del requerimiento a “RF016</w:t>
            </w:r>
            <w:r w:rsidRPr="00D438BB">
              <w:t xml:space="preserve">: </w:t>
            </w:r>
            <w:r>
              <w:t>Término anticipado del caso”.</w:t>
            </w:r>
          </w:p>
        </w:tc>
      </w:tr>
      <w:tr w:rsidR="005733EF" w14:paraId="3541DDF0" w14:textId="77777777" w:rsidTr="005607A0">
        <w:trPr>
          <w:tblCellSpacing w:w="11" w:type="dxa"/>
        </w:trPr>
        <w:tc>
          <w:tcPr>
            <w:tcW w:w="562" w:type="dxa"/>
          </w:tcPr>
          <w:p w14:paraId="70C8DF8C" w14:textId="77777777" w:rsidR="005733EF" w:rsidRDefault="005733EF" w:rsidP="005607A0">
            <w:pPr>
              <w:spacing w:before="120" w:after="120"/>
              <w:jc w:val="center"/>
            </w:pPr>
            <w:r>
              <w:t>19</w:t>
            </w:r>
          </w:p>
        </w:tc>
        <w:tc>
          <w:tcPr>
            <w:tcW w:w="1975" w:type="dxa"/>
          </w:tcPr>
          <w:p w14:paraId="6534DF30" w14:textId="77777777" w:rsidR="005733EF" w:rsidRDefault="005733EF" w:rsidP="005607A0">
            <w:pPr>
              <w:jc w:val="both"/>
            </w:pPr>
            <w:bookmarkStart w:id="65" w:name="_Toc13497448"/>
            <w:r w:rsidRPr="00CD28BA">
              <w:t>RF019: Gestión de la carpeta de casos y restricción para visualización</w:t>
            </w:r>
            <w:bookmarkEnd w:id="65"/>
          </w:p>
        </w:tc>
        <w:tc>
          <w:tcPr>
            <w:tcW w:w="4536" w:type="dxa"/>
          </w:tcPr>
          <w:p w14:paraId="386332D8" w14:textId="77777777" w:rsidR="005733EF" w:rsidRDefault="005733EF" w:rsidP="005733EF">
            <w:pPr>
              <w:pStyle w:val="Prrafodelista"/>
              <w:numPr>
                <w:ilvl w:val="0"/>
                <w:numId w:val="42"/>
              </w:numPr>
              <w:spacing w:before="120" w:after="120" w:line="240" w:lineRule="auto"/>
              <w:jc w:val="both"/>
            </w:pPr>
            <w:r>
              <w:t>María Luisa Montenegro: Creo que la coordinación ejecutiva y el jefe de gabinete debiesen tener acceso a la información, tanto por los reclamos, o reuniones como por la coordinación de regiones.</w:t>
            </w:r>
          </w:p>
          <w:p w14:paraId="50A24C5A" w14:textId="77777777" w:rsidR="005733EF" w:rsidRDefault="005733EF" w:rsidP="005733EF">
            <w:pPr>
              <w:pStyle w:val="Prrafodelista"/>
              <w:numPr>
                <w:ilvl w:val="0"/>
                <w:numId w:val="42"/>
              </w:numPr>
              <w:spacing w:before="120" w:after="120" w:line="240" w:lineRule="auto"/>
              <w:jc w:val="both"/>
            </w:pPr>
            <w:r>
              <w:t>Verónica Desmadril: OK lo dejamos con acceso a la coordinadora y la jefa de gabinete</w:t>
            </w:r>
          </w:p>
        </w:tc>
        <w:tc>
          <w:tcPr>
            <w:tcW w:w="3828" w:type="dxa"/>
          </w:tcPr>
          <w:p w14:paraId="7D580843" w14:textId="77777777" w:rsidR="005733EF" w:rsidRDefault="005733EF" w:rsidP="005607A0">
            <w:pPr>
              <w:spacing w:before="120" w:after="120"/>
              <w:jc w:val="both"/>
            </w:pPr>
            <w:r>
              <w:t>Se actualiza el requerimiento indicando el acceso a la coordinadora y la jefa de gabinete.</w:t>
            </w:r>
          </w:p>
        </w:tc>
      </w:tr>
      <w:tr w:rsidR="005733EF" w14:paraId="03413D59" w14:textId="77777777" w:rsidTr="005607A0">
        <w:trPr>
          <w:tblCellSpacing w:w="11" w:type="dxa"/>
        </w:trPr>
        <w:tc>
          <w:tcPr>
            <w:tcW w:w="562" w:type="dxa"/>
          </w:tcPr>
          <w:p w14:paraId="3AEC13BC" w14:textId="77777777" w:rsidR="005733EF" w:rsidRDefault="005733EF" w:rsidP="005607A0">
            <w:pPr>
              <w:spacing w:before="120" w:after="120"/>
              <w:jc w:val="center"/>
            </w:pPr>
            <w:r>
              <w:t>20</w:t>
            </w:r>
          </w:p>
        </w:tc>
        <w:tc>
          <w:tcPr>
            <w:tcW w:w="1975" w:type="dxa"/>
          </w:tcPr>
          <w:p w14:paraId="0DBDDB15" w14:textId="77777777" w:rsidR="005733EF" w:rsidRDefault="005733EF" w:rsidP="005607A0">
            <w:pPr>
              <w:jc w:val="both"/>
            </w:pPr>
            <w:r w:rsidRPr="00CD28BA">
              <w:t xml:space="preserve">RF019: Gestión de la carpeta de casos </w:t>
            </w:r>
            <w:r w:rsidRPr="00CD28BA">
              <w:lastRenderedPageBreak/>
              <w:t>y restricción para visualización</w:t>
            </w:r>
          </w:p>
        </w:tc>
        <w:tc>
          <w:tcPr>
            <w:tcW w:w="4536" w:type="dxa"/>
          </w:tcPr>
          <w:p w14:paraId="478A688E" w14:textId="77777777" w:rsidR="005733EF" w:rsidRDefault="005733EF" w:rsidP="005733EF">
            <w:pPr>
              <w:pStyle w:val="Prrafodelista"/>
              <w:numPr>
                <w:ilvl w:val="0"/>
                <w:numId w:val="42"/>
              </w:numPr>
              <w:spacing w:before="120" w:after="120" w:line="240" w:lineRule="auto"/>
              <w:jc w:val="both"/>
            </w:pPr>
            <w:r>
              <w:lastRenderedPageBreak/>
              <w:t>María Luisa Montenegro: Se podrá también el computador de donde se ingresó???</w:t>
            </w:r>
          </w:p>
          <w:p w14:paraId="23D9E4B5" w14:textId="77777777" w:rsidR="005733EF" w:rsidRDefault="005733EF" w:rsidP="005733EF">
            <w:pPr>
              <w:pStyle w:val="Prrafodelista"/>
              <w:numPr>
                <w:ilvl w:val="0"/>
                <w:numId w:val="42"/>
              </w:numPr>
              <w:spacing w:before="120" w:after="120" w:line="240" w:lineRule="auto"/>
              <w:jc w:val="both"/>
            </w:pPr>
            <w:r>
              <w:lastRenderedPageBreak/>
              <w:t>Verónica Desmadril: Yo creo que si se puede con la dirección IP</w:t>
            </w:r>
          </w:p>
        </w:tc>
        <w:tc>
          <w:tcPr>
            <w:tcW w:w="3828" w:type="dxa"/>
          </w:tcPr>
          <w:p w14:paraId="7927B46A" w14:textId="77777777" w:rsidR="005733EF" w:rsidRDefault="005733EF" w:rsidP="005607A0">
            <w:pPr>
              <w:spacing w:before="120" w:after="120"/>
              <w:jc w:val="both"/>
            </w:pPr>
            <w:r>
              <w:lastRenderedPageBreak/>
              <w:t xml:space="preserve">Se agrega la IP del equipo desde el cual se accede, en la información que se </w:t>
            </w:r>
            <w:r>
              <w:lastRenderedPageBreak/>
              <w:t>almacenará en el sistema como registro de auditoría.</w:t>
            </w:r>
          </w:p>
        </w:tc>
      </w:tr>
      <w:tr w:rsidR="005733EF" w14:paraId="3AB000FA" w14:textId="77777777" w:rsidTr="005607A0">
        <w:trPr>
          <w:tblCellSpacing w:w="11" w:type="dxa"/>
        </w:trPr>
        <w:tc>
          <w:tcPr>
            <w:tcW w:w="562" w:type="dxa"/>
          </w:tcPr>
          <w:p w14:paraId="78DB361A" w14:textId="77777777" w:rsidR="005733EF" w:rsidRDefault="005733EF" w:rsidP="005607A0">
            <w:pPr>
              <w:spacing w:before="120" w:after="120"/>
              <w:jc w:val="center"/>
            </w:pPr>
            <w:r>
              <w:lastRenderedPageBreak/>
              <w:t>21</w:t>
            </w:r>
          </w:p>
        </w:tc>
        <w:tc>
          <w:tcPr>
            <w:tcW w:w="1975" w:type="dxa"/>
          </w:tcPr>
          <w:p w14:paraId="0CB77B30" w14:textId="77777777" w:rsidR="005733EF" w:rsidRDefault="005733EF" w:rsidP="005607A0">
            <w:pPr>
              <w:jc w:val="both"/>
            </w:pPr>
            <w:r w:rsidRPr="00CD28BA">
              <w:t>RF019: Gestión de la carpeta de casos y restricción para visualización</w:t>
            </w:r>
          </w:p>
        </w:tc>
        <w:tc>
          <w:tcPr>
            <w:tcW w:w="4536" w:type="dxa"/>
          </w:tcPr>
          <w:p w14:paraId="75FD8EAA" w14:textId="77777777" w:rsidR="005733EF" w:rsidRDefault="005733EF" w:rsidP="005733EF">
            <w:pPr>
              <w:pStyle w:val="Prrafodelista"/>
              <w:numPr>
                <w:ilvl w:val="0"/>
                <w:numId w:val="42"/>
              </w:numPr>
              <w:spacing w:before="120" w:after="120" w:line="240" w:lineRule="auto"/>
              <w:jc w:val="both"/>
            </w:pPr>
            <w:r>
              <w:t>Giannina Mondigo: Este proceso está pensado en las querellas?</w:t>
            </w:r>
          </w:p>
          <w:p w14:paraId="1B5712BC" w14:textId="77777777" w:rsidR="005733EF" w:rsidRDefault="005733EF" w:rsidP="005733EF">
            <w:pPr>
              <w:pStyle w:val="Prrafodelista"/>
              <w:numPr>
                <w:ilvl w:val="0"/>
                <w:numId w:val="42"/>
              </w:numPr>
              <w:spacing w:before="120" w:after="120" w:line="240" w:lineRule="auto"/>
              <w:jc w:val="both"/>
            </w:pPr>
            <w:r>
              <w:t>Verónica Desmadril: Entiendo que en todo</w:t>
            </w:r>
          </w:p>
        </w:tc>
        <w:tc>
          <w:tcPr>
            <w:tcW w:w="3828" w:type="dxa"/>
          </w:tcPr>
          <w:p w14:paraId="76767D40" w14:textId="77777777" w:rsidR="005733EF" w:rsidRDefault="005733EF" w:rsidP="005607A0">
            <w:pPr>
              <w:spacing w:before="120" w:after="120" w:line="240" w:lineRule="auto"/>
              <w:jc w:val="both"/>
            </w:pPr>
            <w:r>
              <w:t>Si bien el requerimiento donde se realiza el comentario no está encargado de la definición del tipo de caso, si se realizó una actualización en el requerimiento “RF013</w:t>
            </w:r>
            <w:r w:rsidRPr="00D438BB">
              <w:t xml:space="preserve">: </w:t>
            </w:r>
            <w:r>
              <w:t>Creación de la Ficha interna reservada” solicitando seleccionar si el caso es Querella o Acciones legales.</w:t>
            </w:r>
          </w:p>
        </w:tc>
      </w:tr>
      <w:tr w:rsidR="005733EF" w14:paraId="7049845B" w14:textId="77777777" w:rsidTr="005607A0">
        <w:trPr>
          <w:tblCellSpacing w:w="11" w:type="dxa"/>
        </w:trPr>
        <w:tc>
          <w:tcPr>
            <w:tcW w:w="562" w:type="dxa"/>
          </w:tcPr>
          <w:p w14:paraId="0D22530F" w14:textId="77777777" w:rsidR="005733EF" w:rsidRDefault="005733EF" w:rsidP="005607A0">
            <w:pPr>
              <w:spacing w:before="120" w:after="120"/>
              <w:jc w:val="center"/>
            </w:pPr>
            <w:r>
              <w:t>22</w:t>
            </w:r>
          </w:p>
        </w:tc>
        <w:tc>
          <w:tcPr>
            <w:tcW w:w="1975" w:type="dxa"/>
          </w:tcPr>
          <w:p w14:paraId="78D930ED" w14:textId="77777777" w:rsidR="005733EF" w:rsidRDefault="005733EF" w:rsidP="005607A0">
            <w:pPr>
              <w:jc w:val="both"/>
            </w:pPr>
            <w:r w:rsidRPr="00CD28BA">
              <w:t>RF019: Gestión de la carpeta de casos y restricción para visualización</w:t>
            </w:r>
          </w:p>
        </w:tc>
        <w:tc>
          <w:tcPr>
            <w:tcW w:w="4536" w:type="dxa"/>
          </w:tcPr>
          <w:p w14:paraId="3F36E311" w14:textId="77777777" w:rsidR="005733EF" w:rsidRDefault="005733EF" w:rsidP="005733EF">
            <w:pPr>
              <w:pStyle w:val="Prrafodelista"/>
              <w:numPr>
                <w:ilvl w:val="0"/>
                <w:numId w:val="42"/>
              </w:numPr>
              <w:spacing w:before="120" w:after="120" w:line="240" w:lineRule="auto"/>
              <w:jc w:val="both"/>
            </w:pPr>
            <w:r>
              <w:t>María Luisa Montenegro: Creo que también debiese estar informado el jefe de gestión y el jefe de quien la tiene</w:t>
            </w:r>
          </w:p>
          <w:p w14:paraId="37B1DD77" w14:textId="77777777" w:rsidR="005733EF" w:rsidRDefault="005733EF" w:rsidP="005733EF">
            <w:pPr>
              <w:pStyle w:val="Prrafodelista"/>
              <w:numPr>
                <w:ilvl w:val="0"/>
                <w:numId w:val="42"/>
              </w:numPr>
              <w:spacing w:before="120" w:after="120" w:line="240" w:lineRule="auto"/>
              <w:jc w:val="both"/>
            </w:pPr>
            <w:r>
              <w:t>Verónica Desmadril: OK</w:t>
            </w:r>
          </w:p>
        </w:tc>
        <w:tc>
          <w:tcPr>
            <w:tcW w:w="3828" w:type="dxa"/>
          </w:tcPr>
          <w:p w14:paraId="3D89F359" w14:textId="77777777" w:rsidR="005733EF" w:rsidRDefault="005733EF" w:rsidP="005607A0">
            <w:pPr>
              <w:spacing w:before="120" w:after="120"/>
              <w:jc w:val="both"/>
            </w:pPr>
            <w:r>
              <w:t>Se agregan ambos perfiles para que el sistema les informe cuando una carpeta física no se haya devuelto.</w:t>
            </w:r>
          </w:p>
        </w:tc>
      </w:tr>
      <w:tr w:rsidR="005733EF" w14:paraId="77975A2F" w14:textId="77777777" w:rsidTr="005607A0">
        <w:trPr>
          <w:tblCellSpacing w:w="11" w:type="dxa"/>
        </w:trPr>
        <w:tc>
          <w:tcPr>
            <w:tcW w:w="562" w:type="dxa"/>
          </w:tcPr>
          <w:p w14:paraId="4F678DE5" w14:textId="77777777" w:rsidR="005733EF" w:rsidRDefault="005733EF" w:rsidP="005607A0">
            <w:pPr>
              <w:spacing w:before="120" w:after="120"/>
              <w:jc w:val="center"/>
            </w:pPr>
            <w:r>
              <w:t>23</w:t>
            </w:r>
          </w:p>
        </w:tc>
        <w:tc>
          <w:tcPr>
            <w:tcW w:w="1975" w:type="dxa"/>
          </w:tcPr>
          <w:p w14:paraId="52BB6754" w14:textId="77777777" w:rsidR="005733EF" w:rsidRDefault="005733EF" w:rsidP="005607A0">
            <w:pPr>
              <w:spacing w:after="0" w:line="240" w:lineRule="auto"/>
              <w:jc w:val="both"/>
            </w:pPr>
            <w:bookmarkStart w:id="66" w:name="_Toc13497450"/>
            <w:r>
              <w:t>RF021</w:t>
            </w:r>
            <w:r w:rsidRPr="00D438BB">
              <w:t xml:space="preserve">: </w:t>
            </w:r>
            <w:r>
              <w:t>Desvinculados o desagrupar casos</w:t>
            </w:r>
            <w:bookmarkEnd w:id="66"/>
          </w:p>
          <w:p w14:paraId="7A77D2E2" w14:textId="77777777" w:rsidR="005733EF" w:rsidRDefault="005733EF" w:rsidP="005607A0">
            <w:pPr>
              <w:spacing w:after="0" w:line="240" w:lineRule="auto"/>
              <w:jc w:val="both"/>
            </w:pPr>
          </w:p>
        </w:tc>
        <w:tc>
          <w:tcPr>
            <w:tcW w:w="4536" w:type="dxa"/>
          </w:tcPr>
          <w:p w14:paraId="61E23258" w14:textId="77777777" w:rsidR="005733EF" w:rsidRDefault="005733EF" w:rsidP="005733EF">
            <w:pPr>
              <w:pStyle w:val="Prrafodelista"/>
              <w:numPr>
                <w:ilvl w:val="0"/>
                <w:numId w:val="42"/>
              </w:numPr>
              <w:spacing w:before="120" w:after="120" w:line="240" w:lineRule="auto"/>
              <w:jc w:val="both"/>
            </w:pPr>
            <w:r>
              <w:t>María Luisa Montenegro: No puede haber separación en casos que no se haya vinculado?</w:t>
            </w:r>
          </w:p>
          <w:p w14:paraId="3DB238C1" w14:textId="77777777" w:rsidR="005733EF" w:rsidRDefault="005733EF" w:rsidP="005733EF">
            <w:pPr>
              <w:pStyle w:val="Prrafodelista"/>
              <w:numPr>
                <w:ilvl w:val="0"/>
                <w:numId w:val="42"/>
              </w:numPr>
              <w:spacing w:before="120" w:after="120" w:line="240" w:lineRule="auto"/>
              <w:jc w:val="both"/>
            </w:pPr>
            <w:r>
              <w:t>Verónica Desmadril: por favor clarificar</w:t>
            </w:r>
          </w:p>
        </w:tc>
        <w:tc>
          <w:tcPr>
            <w:tcW w:w="3828" w:type="dxa"/>
          </w:tcPr>
          <w:p w14:paraId="79381555" w14:textId="77777777" w:rsidR="005733EF" w:rsidRDefault="005733EF" w:rsidP="005607A0">
            <w:pPr>
              <w:spacing w:before="120" w:after="120" w:line="240" w:lineRule="auto"/>
              <w:jc w:val="both"/>
            </w:pPr>
            <w:r>
              <w:t>No se había considerado un requerimiento que permitiera dividir un caso. A partir de este comentario, se agrega un nuevo requerimiento describiendo cómo el sistema se hará cargo de una situación de este tipo: “</w:t>
            </w:r>
            <w:r w:rsidRPr="00DD55F5">
              <w:rPr>
                <w:u w:val="single"/>
              </w:rPr>
              <w:t>RF022: Dividir casos</w:t>
            </w:r>
            <w:r>
              <w:t>”.</w:t>
            </w:r>
          </w:p>
        </w:tc>
      </w:tr>
      <w:tr w:rsidR="005733EF" w14:paraId="4B2F4330" w14:textId="77777777" w:rsidTr="005607A0">
        <w:trPr>
          <w:tblCellSpacing w:w="11" w:type="dxa"/>
        </w:trPr>
        <w:tc>
          <w:tcPr>
            <w:tcW w:w="562" w:type="dxa"/>
          </w:tcPr>
          <w:p w14:paraId="046BA41B" w14:textId="77777777" w:rsidR="005733EF" w:rsidRDefault="005733EF" w:rsidP="005607A0">
            <w:pPr>
              <w:spacing w:before="120" w:after="120"/>
              <w:jc w:val="center"/>
            </w:pPr>
            <w:r>
              <w:t>24</w:t>
            </w:r>
          </w:p>
        </w:tc>
        <w:tc>
          <w:tcPr>
            <w:tcW w:w="1975" w:type="dxa"/>
          </w:tcPr>
          <w:p w14:paraId="308349FF" w14:textId="77777777" w:rsidR="005733EF" w:rsidRDefault="005733EF" w:rsidP="005607A0">
            <w:pPr>
              <w:spacing w:after="0" w:line="240" w:lineRule="auto"/>
              <w:jc w:val="both"/>
            </w:pPr>
            <w:bookmarkStart w:id="67" w:name="_Toc13497453"/>
            <w:r>
              <w:t>RF024</w:t>
            </w:r>
            <w:r w:rsidRPr="00D438BB">
              <w:t xml:space="preserve">: </w:t>
            </w:r>
            <w:r>
              <w:t>Actualización de derechos vulnerados</w:t>
            </w:r>
            <w:bookmarkEnd w:id="67"/>
          </w:p>
          <w:p w14:paraId="37BA793B" w14:textId="77777777" w:rsidR="005733EF" w:rsidRDefault="005733EF" w:rsidP="005607A0">
            <w:pPr>
              <w:spacing w:after="0" w:line="240" w:lineRule="auto"/>
              <w:jc w:val="both"/>
            </w:pPr>
          </w:p>
        </w:tc>
        <w:tc>
          <w:tcPr>
            <w:tcW w:w="4536" w:type="dxa"/>
          </w:tcPr>
          <w:p w14:paraId="07C98BC0" w14:textId="77777777" w:rsidR="005733EF" w:rsidRPr="00FF72CE" w:rsidRDefault="005733EF" w:rsidP="005733EF">
            <w:pPr>
              <w:pStyle w:val="Prrafodelista"/>
              <w:numPr>
                <w:ilvl w:val="0"/>
                <w:numId w:val="42"/>
              </w:numPr>
              <w:spacing w:before="120" w:after="120" w:line="240" w:lineRule="auto"/>
              <w:jc w:val="both"/>
              <w:rPr>
                <w:sz w:val="20"/>
                <w:szCs w:val="20"/>
              </w:rPr>
            </w:pPr>
            <w:r>
              <w:t>María Luisa Montenegro: Tengo una duda. permite el sistema cambiare otras cosas como domicilio, residencia u otros?</w:t>
            </w:r>
          </w:p>
        </w:tc>
        <w:tc>
          <w:tcPr>
            <w:tcW w:w="3828" w:type="dxa"/>
          </w:tcPr>
          <w:p w14:paraId="5A030AE2" w14:textId="77777777" w:rsidR="005733EF" w:rsidRDefault="005733EF" w:rsidP="005607A0">
            <w:pPr>
              <w:spacing w:before="120" w:after="120"/>
              <w:jc w:val="both"/>
            </w:pPr>
            <w:r>
              <w:t>Se agrega un comentario al requerimiento que indica: “</w:t>
            </w:r>
            <w:r w:rsidRPr="00E60FE4">
              <w:rPr>
                <w:i/>
              </w:rPr>
              <w:t>El detalle de campos que se podrán actualizar se confirmará durante el refinamiento del prototipo.</w:t>
            </w:r>
            <w:r>
              <w:t>”</w:t>
            </w:r>
          </w:p>
          <w:p w14:paraId="41C55A8A" w14:textId="77777777" w:rsidR="005733EF" w:rsidRDefault="005733EF" w:rsidP="005607A0">
            <w:pPr>
              <w:spacing w:before="120" w:after="120"/>
              <w:jc w:val="both"/>
            </w:pPr>
            <w:r>
              <w:t>Esto quiere decir que durante los ajustes en el prototipo del sistema acordaremos los campos que se permitirán actualizar.</w:t>
            </w:r>
          </w:p>
        </w:tc>
      </w:tr>
      <w:tr w:rsidR="005733EF" w14:paraId="05BBDB61" w14:textId="77777777" w:rsidTr="005607A0">
        <w:trPr>
          <w:tblCellSpacing w:w="11" w:type="dxa"/>
        </w:trPr>
        <w:tc>
          <w:tcPr>
            <w:tcW w:w="562" w:type="dxa"/>
          </w:tcPr>
          <w:p w14:paraId="6F316738" w14:textId="77777777" w:rsidR="005733EF" w:rsidRDefault="005733EF" w:rsidP="005607A0">
            <w:pPr>
              <w:spacing w:before="120" w:after="120"/>
              <w:jc w:val="center"/>
            </w:pPr>
            <w:r>
              <w:t>25</w:t>
            </w:r>
          </w:p>
        </w:tc>
        <w:tc>
          <w:tcPr>
            <w:tcW w:w="1975" w:type="dxa"/>
          </w:tcPr>
          <w:p w14:paraId="5551C6EE" w14:textId="77777777" w:rsidR="005733EF" w:rsidRDefault="005733EF" w:rsidP="005607A0">
            <w:pPr>
              <w:spacing w:after="0" w:line="240" w:lineRule="auto"/>
              <w:jc w:val="both"/>
            </w:pPr>
            <w:bookmarkStart w:id="68" w:name="_Toc13497454"/>
            <w:r>
              <w:t>RF025</w:t>
            </w:r>
            <w:r w:rsidRPr="00D438BB">
              <w:t xml:space="preserve">: </w:t>
            </w:r>
            <w:r>
              <w:t>Tiempos de espera de información</w:t>
            </w:r>
            <w:bookmarkEnd w:id="68"/>
          </w:p>
          <w:p w14:paraId="3D496E67" w14:textId="77777777" w:rsidR="005733EF" w:rsidRDefault="005733EF" w:rsidP="005607A0">
            <w:pPr>
              <w:spacing w:after="0" w:line="240" w:lineRule="auto"/>
              <w:jc w:val="both"/>
            </w:pPr>
          </w:p>
        </w:tc>
        <w:tc>
          <w:tcPr>
            <w:tcW w:w="4536" w:type="dxa"/>
          </w:tcPr>
          <w:p w14:paraId="451D4C5F" w14:textId="77777777" w:rsidR="005733EF" w:rsidRDefault="005733EF" w:rsidP="005733EF">
            <w:pPr>
              <w:pStyle w:val="Prrafodelista"/>
              <w:numPr>
                <w:ilvl w:val="0"/>
                <w:numId w:val="42"/>
              </w:numPr>
              <w:spacing w:before="120" w:after="120" w:line="240" w:lineRule="auto"/>
              <w:jc w:val="both"/>
            </w:pPr>
            <w:r>
              <w:t>María Luisa Montenegro: Esto hay que vincularlo con el desistimiento cierto? Pero creo que debe aplicarse en cualquier estado del caso.</w:t>
            </w:r>
          </w:p>
          <w:p w14:paraId="1007A205" w14:textId="77777777" w:rsidR="005733EF" w:rsidRDefault="005733EF" w:rsidP="005733EF">
            <w:pPr>
              <w:pStyle w:val="Prrafodelista"/>
              <w:numPr>
                <w:ilvl w:val="0"/>
                <w:numId w:val="42"/>
              </w:numPr>
              <w:spacing w:before="120" w:after="120" w:line="240" w:lineRule="auto"/>
              <w:jc w:val="both"/>
            </w:pPr>
          </w:p>
        </w:tc>
        <w:tc>
          <w:tcPr>
            <w:tcW w:w="3828" w:type="dxa"/>
          </w:tcPr>
          <w:p w14:paraId="0FDF5490" w14:textId="77777777" w:rsidR="005733EF" w:rsidRDefault="005733EF" w:rsidP="005607A0">
            <w:pPr>
              <w:spacing w:before="120" w:after="120"/>
              <w:jc w:val="both"/>
            </w:pPr>
            <w:r>
              <w:t>A partir de la actualización del requerimiento de Desistimiento del caso, este requerimiento no es de utilidad, por lo tanto, se elimina.</w:t>
            </w:r>
          </w:p>
        </w:tc>
      </w:tr>
      <w:tr w:rsidR="005733EF" w14:paraId="01F7BAFC" w14:textId="77777777" w:rsidTr="005607A0">
        <w:trPr>
          <w:tblCellSpacing w:w="11" w:type="dxa"/>
        </w:trPr>
        <w:tc>
          <w:tcPr>
            <w:tcW w:w="562" w:type="dxa"/>
          </w:tcPr>
          <w:p w14:paraId="12DBBB28" w14:textId="77777777" w:rsidR="005733EF" w:rsidRDefault="005733EF" w:rsidP="005607A0">
            <w:pPr>
              <w:spacing w:before="120" w:after="120"/>
              <w:jc w:val="center"/>
            </w:pPr>
            <w:r>
              <w:t>26</w:t>
            </w:r>
          </w:p>
        </w:tc>
        <w:tc>
          <w:tcPr>
            <w:tcW w:w="1975" w:type="dxa"/>
          </w:tcPr>
          <w:p w14:paraId="12A7B9BD" w14:textId="77777777" w:rsidR="005733EF" w:rsidRDefault="005733EF" w:rsidP="005607A0">
            <w:pPr>
              <w:spacing w:after="0" w:line="240" w:lineRule="auto"/>
              <w:jc w:val="both"/>
            </w:pPr>
            <w:r>
              <w:t>RF025</w:t>
            </w:r>
            <w:r w:rsidRPr="00D438BB">
              <w:t xml:space="preserve">: </w:t>
            </w:r>
            <w:r>
              <w:t>Tiempos de espera de información</w:t>
            </w:r>
          </w:p>
          <w:p w14:paraId="478D30B9" w14:textId="77777777" w:rsidR="005733EF" w:rsidRDefault="005733EF" w:rsidP="005607A0">
            <w:pPr>
              <w:spacing w:after="0" w:line="240" w:lineRule="auto"/>
              <w:jc w:val="both"/>
            </w:pPr>
          </w:p>
        </w:tc>
        <w:tc>
          <w:tcPr>
            <w:tcW w:w="4536" w:type="dxa"/>
          </w:tcPr>
          <w:p w14:paraId="0E92F15E" w14:textId="77777777" w:rsidR="005733EF" w:rsidRDefault="005733EF" w:rsidP="005733EF">
            <w:pPr>
              <w:pStyle w:val="Prrafodelista"/>
              <w:numPr>
                <w:ilvl w:val="0"/>
                <w:numId w:val="42"/>
              </w:numPr>
              <w:spacing w:before="120" w:after="120" w:line="240" w:lineRule="auto"/>
              <w:jc w:val="both"/>
            </w:pPr>
            <w:r>
              <w:t>María Luisa Montenegro: Yo creo que lo tiene que aprobar jefatura a cargo</w:t>
            </w:r>
          </w:p>
          <w:p w14:paraId="3642538E" w14:textId="77777777" w:rsidR="005733EF" w:rsidRDefault="005733EF" w:rsidP="005733EF">
            <w:pPr>
              <w:pStyle w:val="Prrafodelista"/>
              <w:numPr>
                <w:ilvl w:val="0"/>
                <w:numId w:val="42"/>
              </w:numPr>
              <w:spacing w:before="120" w:after="120" w:line="240" w:lineRule="auto"/>
              <w:jc w:val="both"/>
            </w:pPr>
            <w:r>
              <w:t>Verónica Desmadril: ok</w:t>
            </w:r>
          </w:p>
        </w:tc>
        <w:tc>
          <w:tcPr>
            <w:tcW w:w="3828" w:type="dxa"/>
          </w:tcPr>
          <w:p w14:paraId="298C2F1A" w14:textId="77777777" w:rsidR="005733EF" w:rsidRDefault="005733EF" w:rsidP="005607A0">
            <w:pPr>
              <w:spacing w:before="120" w:after="120"/>
              <w:jc w:val="both"/>
            </w:pPr>
            <w:r>
              <w:t>Este comentario se considera en el requerimiento “RF016</w:t>
            </w:r>
            <w:r w:rsidRPr="00D438BB">
              <w:t xml:space="preserve">: </w:t>
            </w:r>
            <w:r>
              <w:t>Término anticipado del caso”.</w:t>
            </w:r>
          </w:p>
        </w:tc>
      </w:tr>
      <w:tr w:rsidR="005733EF" w14:paraId="158027AB" w14:textId="77777777" w:rsidTr="005607A0">
        <w:trPr>
          <w:tblCellSpacing w:w="11" w:type="dxa"/>
        </w:trPr>
        <w:tc>
          <w:tcPr>
            <w:tcW w:w="562" w:type="dxa"/>
          </w:tcPr>
          <w:p w14:paraId="17CD146A" w14:textId="77777777" w:rsidR="005733EF" w:rsidRDefault="005733EF" w:rsidP="005607A0">
            <w:pPr>
              <w:spacing w:before="120" w:after="120"/>
              <w:jc w:val="center"/>
            </w:pPr>
            <w:r>
              <w:lastRenderedPageBreak/>
              <w:t>27</w:t>
            </w:r>
          </w:p>
        </w:tc>
        <w:tc>
          <w:tcPr>
            <w:tcW w:w="1975" w:type="dxa"/>
          </w:tcPr>
          <w:p w14:paraId="3194E933" w14:textId="77777777" w:rsidR="005733EF" w:rsidRDefault="005733EF" w:rsidP="005607A0">
            <w:pPr>
              <w:spacing w:after="0" w:line="240" w:lineRule="auto"/>
              <w:jc w:val="both"/>
            </w:pPr>
            <w:bookmarkStart w:id="69" w:name="_Toc13497455"/>
            <w:r>
              <w:t>RF026</w:t>
            </w:r>
            <w:r w:rsidRPr="00D438BB">
              <w:t xml:space="preserve">: </w:t>
            </w:r>
            <w:r>
              <w:t>Escritorio de responsable de casos</w:t>
            </w:r>
            <w:bookmarkEnd w:id="69"/>
          </w:p>
          <w:p w14:paraId="38C306F8" w14:textId="77777777" w:rsidR="005733EF" w:rsidRDefault="005733EF" w:rsidP="005607A0">
            <w:pPr>
              <w:spacing w:after="0" w:line="240" w:lineRule="auto"/>
              <w:jc w:val="both"/>
            </w:pPr>
          </w:p>
        </w:tc>
        <w:tc>
          <w:tcPr>
            <w:tcW w:w="4536" w:type="dxa"/>
          </w:tcPr>
          <w:p w14:paraId="2CEF2FD6" w14:textId="77777777" w:rsidR="005733EF" w:rsidRDefault="005733EF" w:rsidP="005733EF">
            <w:pPr>
              <w:pStyle w:val="Prrafodelista"/>
              <w:numPr>
                <w:ilvl w:val="0"/>
                <w:numId w:val="42"/>
              </w:numPr>
              <w:spacing w:before="120" w:after="120" w:line="240" w:lineRule="auto"/>
              <w:jc w:val="both"/>
            </w:pPr>
            <w:r>
              <w:t>Giannina Mondigo: ¿Será uniforme para todas las profesionales? Eso entiendo</w:t>
            </w:r>
          </w:p>
          <w:p w14:paraId="6F0AF31D" w14:textId="77777777" w:rsidR="005733EF" w:rsidRDefault="005733EF" w:rsidP="005733EF">
            <w:pPr>
              <w:pStyle w:val="Prrafodelista"/>
              <w:numPr>
                <w:ilvl w:val="0"/>
                <w:numId w:val="42"/>
              </w:numPr>
              <w:spacing w:before="120" w:after="120" w:line="240" w:lineRule="auto"/>
              <w:jc w:val="both"/>
            </w:pPr>
            <w:r>
              <w:t>Verónica Desmadril: si</w:t>
            </w:r>
          </w:p>
        </w:tc>
        <w:tc>
          <w:tcPr>
            <w:tcW w:w="3828" w:type="dxa"/>
          </w:tcPr>
          <w:p w14:paraId="121D9F97" w14:textId="77777777" w:rsidR="005733EF" w:rsidRDefault="005733EF" w:rsidP="005607A0">
            <w:pPr>
              <w:spacing w:before="120" w:after="120"/>
              <w:jc w:val="both"/>
            </w:pPr>
            <w:r>
              <w:t>Se precisa en el requerimiento: “</w:t>
            </w:r>
            <w:r w:rsidRPr="009B6527">
              <w:rPr>
                <w:rFonts w:cs="Calibri"/>
                <w:i/>
                <w:szCs w:val="20"/>
              </w:rPr>
              <w:t>La definición de información presentada en este escritorio</w:t>
            </w:r>
            <w:r>
              <w:rPr>
                <w:rFonts w:cs="Calibri"/>
                <w:i/>
              </w:rPr>
              <w:t>,</w:t>
            </w:r>
            <w:r w:rsidRPr="009B6527">
              <w:rPr>
                <w:rFonts w:cs="Calibri"/>
                <w:i/>
                <w:szCs w:val="20"/>
              </w:rPr>
              <w:t xml:space="preserve"> será uniforme para todos los usuarios que cuenten con perfil de Responsable de casos.</w:t>
            </w:r>
            <w:r>
              <w:t>”</w:t>
            </w:r>
          </w:p>
        </w:tc>
      </w:tr>
      <w:tr w:rsidR="005733EF" w14:paraId="5E1F6AFC" w14:textId="77777777" w:rsidTr="005607A0">
        <w:trPr>
          <w:tblCellSpacing w:w="11" w:type="dxa"/>
        </w:trPr>
        <w:tc>
          <w:tcPr>
            <w:tcW w:w="562" w:type="dxa"/>
          </w:tcPr>
          <w:p w14:paraId="707E8D5B" w14:textId="77777777" w:rsidR="005733EF" w:rsidRDefault="005733EF" w:rsidP="005607A0">
            <w:pPr>
              <w:spacing w:before="120" w:after="120"/>
              <w:jc w:val="center"/>
            </w:pPr>
            <w:r>
              <w:t>28</w:t>
            </w:r>
          </w:p>
        </w:tc>
        <w:tc>
          <w:tcPr>
            <w:tcW w:w="1975" w:type="dxa"/>
          </w:tcPr>
          <w:p w14:paraId="4201CBC7" w14:textId="77777777" w:rsidR="005733EF" w:rsidRDefault="005733EF" w:rsidP="005607A0">
            <w:pPr>
              <w:spacing w:after="0" w:line="240" w:lineRule="auto"/>
              <w:jc w:val="both"/>
            </w:pPr>
            <w:bookmarkStart w:id="70" w:name="_Toc13497456"/>
            <w:r>
              <w:t>RF027</w:t>
            </w:r>
            <w:r w:rsidRPr="00D438BB">
              <w:t xml:space="preserve">: </w:t>
            </w:r>
            <w:r>
              <w:t>Escritorio de la Dirección de la Unidad / Coordinador nacional</w:t>
            </w:r>
            <w:bookmarkEnd w:id="70"/>
          </w:p>
          <w:p w14:paraId="59F36489" w14:textId="77777777" w:rsidR="005733EF" w:rsidRDefault="005733EF" w:rsidP="005607A0">
            <w:pPr>
              <w:spacing w:after="0" w:line="240" w:lineRule="auto"/>
              <w:jc w:val="both"/>
            </w:pPr>
          </w:p>
        </w:tc>
        <w:tc>
          <w:tcPr>
            <w:tcW w:w="4536" w:type="dxa"/>
          </w:tcPr>
          <w:p w14:paraId="6964D467" w14:textId="77777777" w:rsidR="005733EF" w:rsidRDefault="005733EF" w:rsidP="005733EF">
            <w:pPr>
              <w:pStyle w:val="Prrafodelista"/>
              <w:numPr>
                <w:ilvl w:val="0"/>
                <w:numId w:val="42"/>
              </w:numPr>
              <w:spacing w:before="120" w:after="120" w:line="240" w:lineRule="auto"/>
              <w:jc w:val="both"/>
            </w:pPr>
            <w:r>
              <w:t>María Luisa Montenegro: Lo de promoción se verá por separado?</w:t>
            </w:r>
          </w:p>
          <w:p w14:paraId="5C355E30" w14:textId="77777777" w:rsidR="005733EF" w:rsidRDefault="005733EF" w:rsidP="005733EF">
            <w:pPr>
              <w:pStyle w:val="Prrafodelista"/>
              <w:numPr>
                <w:ilvl w:val="0"/>
                <w:numId w:val="42"/>
              </w:numPr>
              <w:spacing w:before="120" w:after="120" w:line="240" w:lineRule="auto"/>
              <w:jc w:val="both"/>
            </w:pPr>
            <w:r>
              <w:t xml:space="preserve"> Verónica Desmadril: si</w:t>
            </w:r>
          </w:p>
        </w:tc>
        <w:tc>
          <w:tcPr>
            <w:tcW w:w="3828" w:type="dxa"/>
          </w:tcPr>
          <w:p w14:paraId="066B516D" w14:textId="77777777" w:rsidR="005733EF" w:rsidRDefault="005733EF" w:rsidP="005607A0">
            <w:pPr>
              <w:spacing w:before="120" w:after="120"/>
              <w:jc w:val="both"/>
            </w:pPr>
            <w:r>
              <w:t>Para Promoción se consideran informes, reportes y/o alteras que permitan identificar y acceder rápidamente a un caso que, por ejemplo, sea de alta connotación pública.</w:t>
            </w:r>
          </w:p>
        </w:tc>
      </w:tr>
      <w:tr w:rsidR="005733EF" w14:paraId="7E0598B6" w14:textId="77777777" w:rsidTr="005607A0">
        <w:trPr>
          <w:tblCellSpacing w:w="11" w:type="dxa"/>
        </w:trPr>
        <w:tc>
          <w:tcPr>
            <w:tcW w:w="562" w:type="dxa"/>
          </w:tcPr>
          <w:p w14:paraId="76581BB6" w14:textId="77777777" w:rsidR="005733EF" w:rsidRDefault="005733EF" w:rsidP="005607A0">
            <w:pPr>
              <w:spacing w:before="120" w:after="120"/>
              <w:jc w:val="center"/>
            </w:pPr>
            <w:r>
              <w:t>29</w:t>
            </w:r>
          </w:p>
        </w:tc>
        <w:tc>
          <w:tcPr>
            <w:tcW w:w="1975" w:type="dxa"/>
          </w:tcPr>
          <w:p w14:paraId="2D2C10FA" w14:textId="77777777" w:rsidR="005733EF" w:rsidRDefault="005733EF" w:rsidP="005607A0">
            <w:pPr>
              <w:spacing w:after="0" w:line="240" w:lineRule="auto"/>
              <w:jc w:val="both"/>
            </w:pPr>
            <w:bookmarkStart w:id="71" w:name="_Toc13497460"/>
            <w:r>
              <w:t>RF030</w:t>
            </w:r>
            <w:r w:rsidRPr="00D438BB">
              <w:t xml:space="preserve">: </w:t>
            </w:r>
            <w:r>
              <w:t>Visualización del requerimiento por usuarios internos autorizados</w:t>
            </w:r>
            <w:bookmarkEnd w:id="71"/>
          </w:p>
          <w:p w14:paraId="0E94040A" w14:textId="77777777" w:rsidR="005733EF" w:rsidRDefault="005733EF" w:rsidP="005607A0">
            <w:pPr>
              <w:spacing w:after="0" w:line="240" w:lineRule="auto"/>
              <w:jc w:val="both"/>
            </w:pPr>
          </w:p>
        </w:tc>
        <w:tc>
          <w:tcPr>
            <w:tcW w:w="4536" w:type="dxa"/>
          </w:tcPr>
          <w:p w14:paraId="5F6BB678" w14:textId="77777777" w:rsidR="005733EF" w:rsidRDefault="005733EF" w:rsidP="005733EF">
            <w:pPr>
              <w:pStyle w:val="Prrafodelista"/>
              <w:numPr>
                <w:ilvl w:val="0"/>
                <w:numId w:val="42"/>
              </w:numPr>
              <w:spacing w:before="120" w:after="120" w:line="240" w:lineRule="auto"/>
              <w:jc w:val="both"/>
            </w:pPr>
            <w:r>
              <w:t>María Luisa Montenegro: Creo que esto es complejo. Nosotros NO llevamos casos. El hecho que lo pueda ver un externo por transparencia esta ok, pero hay varias cosas que no pueden ser allí anotadas. Por ejemplo reuniones privadas, o datos privados.</w:t>
            </w:r>
          </w:p>
          <w:p w14:paraId="4243F455" w14:textId="77777777" w:rsidR="005733EF" w:rsidRDefault="005733EF" w:rsidP="005733EF">
            <w:pPr>
              <w:pStyle w:val="Prrafodelista"/>
              <w:numPr>
                <w:ilvl w:val="0"/>
                <w:numId w:val="42"/>
              </w:numPr>
              <w:spacing w:before="120" w:after="120" w:line="240" w:lineRule="auto"/>
              <w:jc w:val="both"/>
            </w:pPr>
            <w:r>
              <w:t>Verónica Desmadril: Claro, eso lo podemos resolver estableciendo que información se debe registrar</w:t>
            </w:r>
          </w:p>
        </w:tc>
        <w:tc>
          <w:tcPr>
            <w:tcW w:w="3828" w:type="dxa"/>
          </w:tcPr>
          <w:p w14:paraId="44013972" w14:textId="77777777" w:rsidR="005733EF" w:rsidRDefault="005733EF" w:rsidP="005607A0">
            <w:pPr>
              <w:spacing w:before="120" w:after="120"/>
              <w:jc w:val="both"/>
            </w:pPr>
            <w:r>
              <w:t>Se aclara que este requerimiento es de uso exclusivo de usuarios internos y no estará disponible para usuarios externos. Se modifica la redacción para no generar confusiones.</w:t>
            </w:r>
          </w:p>
        </w:tc>
      </w:tr>
      <w:tr w:rsidR="005733EF" w14:paraId="51265B2D" w14:textId="77777777" w:rsidTr="005607A0">
        <w:trPr>
          <w:tblCellSpacing w:w="11" w:type="dxa"/>
        </w:trPr>
        <w:tc>
          <w:tcPr>
            <w:tcW w:w="562" w:type="dxa"/>
          </w:tcPr>
          <w:p w14:paraId="37C07734" w14:textId="77777777" w:rsidR="005733EF" w:rsidRDefault="005733EF" w:rsidP="005607A0">
            <w:pPr>
              <w:spacing w:before="120" w:after="120"/>
              <w:jc w:val="center"/>
            </w:pPr>
            <w:r>
              <w:t>30</w:t>
            </w:r>
          </w:p>
        </w:tc>
        <w:tc>
          <w:tcPr>
            <w:tcW w:w="1975" w:type="dxa"/>
          </w:tcPr>
          <w:p w14:paraId="6DA9CDBF" w14:textId="77777777" w:rsidR="005733EF" w:rsidRDefault="005733EF" w:rsidP="005607A0">
            <w:pPr>
              <w:spacing w:after="0" w:line="240" w:lineRule="auto"/>
              <w:jc w:val="both"/>
            </w:pPr>
            <w:bookmarkStart w:id="72" w:name="_Toc13497461"/>
            <w:r>
              <w:t>RF031</w:t>
            </w:r>
            <w:r w:rsidRPr="00D438BB">
              <w:t xml:space="preserve">: </w:t>
            </w:r>
            <w:r>
              <w:t>Historia de los eventos realizados en el requerimiento o caso</w:t>
            </w:r>
            <w:bookmarkEnd w:id="72"/>
          </w:p>
          <w:p w14:paraId="2646F9A5" w14:textId="77777777" w:rsidR="005733EF" w:rsidRDefault="005733EF" w:rsidP="005607A0">
            <w:pPr>
              <w:spacing w:after="0" w:line="240" w:lineRule="auto"/>
              <w:jc w:val="both"/>
            </w:pPr>
          </w:p>
        </w:tc>
        <w:tc>
          <w:tcPr>
            <w:tcW w:w="4536" w:type="dxa"/>
          </w:tcPr>
          <w:p w14:paraId="0BE40018" w14:textId="77777777" w:rsidR="005733EF" w:rsidRPr="00692B8E" w:rsidRDefault="005733EF" w:rsidP="005733EF">
            <w:pPr>
              <w:pStyle w:val="Prrafodelista"/>
              <w:numPr>
                <w:ilvl w:val="0"/>
                <w:numId w:val="42"/>
              </w:numPr>
              <w:spacing w:before="120" w:after="120" w:line="240" w:lineRule="auto"/>
              <w:jc w:val="both"/>
              <w:rPr>
                <w:sz w:val="20"/>
                <w:szCs w:val="20"/>
              </w:rPr>
            </w:pPr>
            <w:r>
              <w:t>María Luisa Montenegro: No entiendo por qué.</w:t>
            </w:r>
          </w:p>
        </w:tc>
        <w:tc>
          <w:tcPr>
            <w:tcW w:w="3828" w:type="dxa"/>
          </w:tcPr>
          <w:p w14:paraId="44E44154" w14:textId="77777777" w:rsidR="005733EF" w:rsidRDefault="005733EF" w:rsidP="005607A0">
            <w:pPr>
              <w:spacing w:before="40" w:after="40"/>
              <w:jc w:val="both"/>
              <w:rPr>
                <w:rFonts w:asciiTheme="minorHAnsi" w:hAnsiTheme="minorHAnsi" w:cstheme="minorHAnsi"/>
                <w:lang w:val="es-MX"/>
              </w:rPr>
            </w:pPr>
            <w:r>
              <w:rPr>
                <w:rFonts w:asciiTheme="minorHAnsi" w:hAnsiTheme="minorHAnsi" w:cstheme="minorHAnsi"/>
                <w:lang w:val="es-MX"/>
              </w:rPr>
              <w:t>Debido a que existe la posibilidad que los registros de la historia se acumulen hasta llegar a una cantidad inmanejable en solo una pantalla, se considera permitir al usuario la selección de una cantidad acotada de registros históricos filtrando por: Tipo de evento, más periodos de fecha entre las que se realizó la actividad.</w:t>
            </w:r>
          </w:p>
          <w:p w14:paraId="03AB1E98" w14:textId="77777777" w:rsidR="005733EF" w:rsidRDefault="005733EF" w:rsidP="005607A0">
            <w:pPr>
              <w:spacing w:before="40" w:after="40"/>
              <w:jc w:val="both"/>
              <w:rPr>
                <w:rFonts w:asciiTheme="minorHAnsi" w:hAnsiTheme="minorHAnsi" w:cstheme="minorHAnsi"/>
                <w:lang w:val="es-MX"/>
              </w:rPr>
            </w:pPr>
            <w:r>
              <w:rPr>
                <w:rFonts w:asciiTheme="minorHAnsi" w:hAnsiTheme="minorHAnsi" w:cstheme="minorHAnsi"/>
                <w:lang w:val="es-MX"/>
              </w:rPr>
              <w:t xml:space="preserve">El párrafo anterior, se explica bajo el escenario en el cual un caso podría tener varias decenas de registros históricos, sumando que cada vez que se ingrese al caso o se acceda a información privilegiada será registrado en la historia. Para esto se propone una búsqueda de información histórica en el mismo caso, que permita contar los datos de acceso registrados ante eventos de auditoría. </w:t>
            </w:r>
          </w:p>
          <w:p w14:paraId="56C14FFC" w14:textId="77777777" w:rsidR="005733EF" w:rsidRPr="00583B69" w:rsidRDefault="005733EF" w:rsidP="005607A0">
            <w:pPr>
              <w:spacing w:before="40" w:after="40"/>
              <w:jc w:val="both"/>
              <w:rPr>
                <w:rFonts w:asciiTheme="minorHAnsi" w:hAnsiTheme="minorHAnsi" w:cstheme="minorHAnsi"/>
                <w:lang w:val="es-MX"/>
              </w:rPr>
            </w:pPr>
            <w:r>
              <w:rPr>
                <w:rFonts w:asciiTheme="minorHAnsi" w:hAnsiTheme="minorHAnsi" w:cstheme="minorHAnsi"/>
                <w:lang w:val="es-MX"/>
              </w:rPr>
              <w:lastRenderedPageBreak/>
              <w:t>En conclusión, facilitar la búsqueda de información a los usuarios que requieran auditar los accesos al caso.</w:t>
            </w:r>
          </w:p>
        </w:tc>
      </w:tr>
      <w:tr w:rsidR="005733EF" w14:paraId="1A349775" w14:textId="77777777" w:rsidTr="005607A0">
        <w:trPr>
          <w:tblCellSpacing w:w="11" w:type="dxa"/>
        </w:trPr>
        <w:tc>
          <w:tcPr>
            <w:tcW w:w="562" w:type="dxa"/>
          </w:tcPr>
          <w:p w14:paraId="4784A503" w14:textId="77777777" w:rsidR="005733EF" w:rsidRDefault="005733EF" w:rsidP="005607A0">
            <w:pPr>
              <w:spacing w:before="120" w:after="120"/>
              <w:jc w:val="center"/>
            </w:pPr>
            <w:r>
              <w:lastRenderedPageBreak/>
              <w:t>31</w:t>
            </w:r>
          </w:p>
        </w:tc>
        <w:tc>
          <w:tcPr>
            <w:tcW w:w="1975" w:type="dxa"/>
          </w:tcPr>
          <w:p w14:paraId="46BB51DC" w14:textId="77777777" w:rsidR="005733EF" w:rsidRDefault="005733EF" w:rsidP="005607A0">
            <w:pPr>
              <w:spacing w:after="0" w:line="240" w:lineRule="auto"/>
              <w:jc w:val="both"/>
            </w:pPr>
            <w:bookmarkStart w:id="73" w:name="_Toc13497464"/>
            <w:r>
              <w:t>RF034</w:t>
            </w:r>
            <w:r w:rsidRPr="00D438BB">
              <w:t xml:space="preserve">: </w:t>
            </w:r>
            <w:r>
              <w:t>Búsqueda de casos</w:t>
            </w:r>
            <w:bookmarkEnd w:id="73"/>
          </w:p>
          <w:p w14:paraId="1B4042BC" w14:textId="77777777" w:rsidR="005733EF" w:rsidRDefault="005733EF" w:rsidP="005607A0">
            <w:pPr>
              <w:spacing w:after="0" w:line="240" w:lineRule="auto"/>
              <w:jc w:val="both"/>
            </w:pPr>
          </w:p>
        </w:tc>
        <w:tc>
          <w:tcPr>
            <w:tcW w:w="4536" w:type="dxa"/>
          </w:tcPr>
          <w:p w14:paraId="0B4CE9A9" w14:textId="77777777" w:rsidR="005733EF" w:rsidRDefault="005733EF" w:rsidP="005733EF">
            <w:pPr>
              <w:pStyle w:val="Prrafodelista"/>
              <w:numPr>
                <w:ilvl w:val="0"/>
                <w:numId w:val="42"/>
              </w:numPr>
              <w:spacing w:before="120" w:after="120" w:line="240" w:lineRule="auto"/>
              <w:jc w:val="both"/>
            </w:pPr>
            <w:r>
              <w:t>María Luisa Montenegro: Esto cuando se verá?</w:t>
            </w:r>
          </w:p>
          <w:p w14:paraId="20ACB730" w14:textId="77777777" w:rsidR="005733EF" w:rsidRDefault="005733EF" w:rsidP="005733EF">
            <w:pPr>
              <w:pStyle w:val="Prrafodelista"/>
              <w:numPr>
                <w:ilvl w:val="0"/>
                <w:numId w:val="42"/>
              </w:numPr>
              <w:spacing w:before="120" w:after="120" w:line="240" w:lineRule="auto"/>
              <w:jc w:val="both"/>
            </w:pPr>
            <w:r>
              <w:t>Verónica Desmadril: En el prototipo y desarrollo</w:t>
            </w:r>
          </w:p>
        </w:tc>
        <w:tc>
          <w:tcPr>
            <w:tcW w:w="3828" w:type="dxa"/>
          </w:tcPr>
          <w:p w14:paraId="1CFC6828" w14:textId="77777777" w:rsidR="005733EF" w:rsidRDefault="005733EF" w:rsidP="005607A0">
            <w:pPr>
              <w:spacing w:before="40" w:after="40"/>
              <w:jc w:val="both"/>
              <w:rPr>
                <w:rFonts w:asciiTheme="minorHAnsi" w:hAnsiTheme="minorHAnsi" w:cstheme="minorHAnsi"/>
                <w:lang w:val="es-MX"/>
              </w:rPr>
            </w:pPr>
            <w:r>
              <w:rPr>
                <w:rFonts w:asciiTheme="minorHAnsi" w:hAnsiTheme="minorHAnsi" w:cstheme="minorHAnsi"/>
                <w:lang w:val="es-MX"/>
              </w:rPr>
              <w:t>La definición de palabras claves u otros aspectos de la búsqueda de casos se definirán durante los ajustes al prototipo.</w:t>
            </w:r>
          </w:p>
        </w:tc>
      </w:tr>
    </w:tbl>
    <w:p w14:paraId="359D2A52" w14:textId="77777777" w:rsidR="00303065" w:rsidRPr="00303065" w:rsidRDefault="00303065" w:rsidP="00303065"/>
    <w:sectPr w:rsidR="00303065" w:rsidRPr="00303065" w:rsidSect="0002054E">
      <w:headerReference w:type="default" r:id="rId15"/>
      <w:footerReference w:type="default" r:id="rId16"/>
      <w:headerReference w:type="first" r:id="rId17"/>
      <w:pgSz w:w="12240" w:h="15840"/>
      <w:pgMar w:top="709" w:right="1701" w:bottom="426" w:left="1701" w:header="570" w:footer="15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F3CD" w14:textId="77777777" w:rsidR="004F5645" w:rsidRDefault="004F5645" w:rsidP="005E5EB4">
      <w:r>
        <w:separator/>
      </w:r>
    </w:p>
  </w:endnote>
  <w:endnote w:type="continuationSeparator" w:id="0">
    <w:p w14:paraId="6FF7E82F" w14:textId="77777777" w:rsidR="004F5645" w:rsidRDefault="004F5645" w:rsidP="005E5EB4">
      <w:r>
        <w:continuationSeparator/>
      </w:r>
    </w:p>
  </w:endnote>
  <w:endnote w:type="continuationNotice" w:id="1">
    <w:p w14:paraId="738CB580" w14:textId="77777777" w:rsidR="004F5645" w:rsidRDefault="004F56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bCL">
    <w:altName w:val="Arial"/>
    <w:panose1 w:val="00000000000000000000"/>
    <w:charset w:val="00"/>
    <w:family w:val="modern"/>
    <w:notTrueType/>
    <w:pitch w:val="variable"/>
    <w:sig w:usb0="8000002F" w:usb1="4000005B"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bin">
    <w:altName w:val="Cabin"/>
    <w:panose1 w:val="00000500000000000000"/>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D5CB4" w14:textId="77777777" w:rsidR="005607A0" w:rsidRPr="00101DF8" w:rsidRDefault="005607A0" w:rsidP="00727B01">
    <w:pPr>
      <w:pStyle w:val="Piedepgina"/>
      <w:pBdr>
        <w:top w:val="single" w:sz="8" w:space="1" w:color="0070C0"/>
      </w:pBdr>
      <w:jc w:val="center"/>
    </w:pPr>
    <w:r>
      <w:rPr>
        <w:rFonts w:ascii="Verdana" w:hAnsi="Verdana" w:cs="Verdana"/>
        <w:color w:val="808080"/>
        <w:sz w:val="16"/>
      </w:rPr>
      <w:t xml:space="preserve">Av. Libertador Bernardo O’Higgins 1315, Of. 74, Santiago - Chile - Teléfono: +56 2 2465 3889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3277C" w14:textId="77777777" w:rsidR="004F5645" w:rsidRDefault="004F5645" w:rsidP="005E5EB4">
      <w:r>
        <w:separator/>
      </w:r>
    </w:p>
  </w:footnote>
  <w:footnote w:type="continuationSeparator" w:id="0">
    <w:p w14:paraId="517D6817" w14:textId="77777777" w:rsidR="004F5645" w:rsidRDefault="004F5645" w:rsidP="005E5EB4">
      <w:r>
        <w:continuationSeparator/>
      </w:r>
    </w:p>
  </w:footnote>
  <w:footnote w:type="continuationNotice" w:id="1">
    <w:p w14:paraId="03D17BFD" w14:textId="77777777" w:rsidR="004F5645" w:rsidRDefault="004F56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516" w:type="dxa"/>
      <w:tblInd w:w="-1134" w:type="dxa"/>
      <w:tblLayout w:type="fixed"/>
      <w:tblLook w:val="0000" w:firstRow="0" w:lastRow="0" w:firstColumn="0" w:lastColumn="0" w:noHBand="0" w:noVBand="0"/>
    </w:tblPr>
    <w:tblGrid>
      <w:gridCol w:w="6379"/>
      <w:gridCol w:w="5137"/>
    </w:tblGrid>
    <w:tr w:rsidR="005607A0" w14:paraId="2B1FDD1D" w14:textId="77777777" w:rsidTr="00FB50B4">
      <w:trPr>
        <w:trHeight w:val="845"/>
      </w:trPr>
      <w:tc>
        <w:tcPr>
          <w:tcW w:w="6379" w:type="dxa"/>
          <w:shd w:val="clear" w:color="auto" w:fill="auto"/>
        </w:tcPr>
        <w:p w14:paraId="7292CBFC" w14:textId="77777777" w:rsidR="005607A0" w:rsidRDefault="005607A0" w:rsidP="00101DF8">
          <w:pPr>
            <w:pStyle w:val="Encabezado"/>
          </w:pPr>
        </w:p>
        <w:p w14:paraId="04A882AE" w14:textId="77777777" w:rsidR="005607A0" w:rsidRDefault="005607A0" w:rsidP="00101DF8">
          <w:pPr>
            <w:pStyle w:val="Encabezado"/>
          </w:pPr>
        </w:p>
        <w:p w14:paraId="4FA9F1B3" w14:textId="77777777" w:rsidR="005607A0" w:rsidRDefault="005607A0" w:rsidP="00101DF8">
          <w:pPr>
            <w:pStyle w:val="Encabezado"/>
          </w:pPr>
        </w:p>
        <w:p w14:paraId="45AA4B79" w14:textId="77777777" w:rsidR="005607A0" w:rsidRPr="0018720A" w:rsidRDefault="005607A0" w:rsidP="00101DF8">
          <w:pPr>
            <w:pStyle w:val="Encabezado"/>
            <w:rPr>
              <w:rFonts w:ascii="Verdana" w:hAnsi="Verdana" w:cs="Verdana"/>
              <w:sz w:val="18"/>
              <w:szCs w:val="18"/>
            </w:rPr>
          </w:pPr>
          <w:r>
            <w:t xml:space="preserve">     </w:t>
          </w:r>
          <w:r w:rsidRPr="0018720A">
            <w:rPr>
              <w:sz w:val="18"/>
              <w:szCs w:val="18"/>
            </w:rPr>
            <w:t xml:space="preserve"> </w:t>
          </w:r>
          <w:hyperlink r:id="rId1" w:history="1">
            <w:r w:rsidRPr="0018720A">
              <w:rPr>
                <w:rStyle w:val="Hipervnculo"/>
                <w:color w:val="808080"/>
                <w:sz w:val="18"/>
                <w:szCs w:val="18"/>
              </w:rPr>
              <w:t>http://www.arbol-logika.com</w:t>
            </w:r>
          </w:hyperlink>
        </w:p>
      </w:tc>
      <w:tc>
        <w:tcPr>
          <w:tcW w:w="5137" w:type="dxa"/>
          <w:shd w:val="clear" w:color="auto" w:fill="auto"/>
        </w:tcPr>
        <w:p w14:paraId="311E4CEE" w14:textId="77777777" w:rsidR="005607A0" w:rsidRPr="0018720A" w:rsidRDefault="005607A0" w:rsidP="00F552EF">
          <w:pPr>
            <w:pStyle w:val="Encabezado"/>
            <w:tabs>
              <w:tab w:val="left" w:pos="1735"/>
            </w:tabs>
            <w:snapToGrid w:val="0"/>
            <w:rPr>
              <w:rFonts w:asciiTheme="minorHAnsi" w:hAnsiTheme="minorHAnsi" w:cstheme="minorHAnsi"/>
              <w:sz w:val="18"/>
              <w:szCs w:val="18"/>
              <w:lang w:val="es-ES"/>
            </w:rPr>
          </w:pPr>
          <w:r w:rsidRPr="0018720A">
            <w:rPr>
              <w:rFonts w:asciiTheme="minorHAnsi" w:hAnsiTheme="minorHAnsi" w:cstheme="minorHAnsi"/>
              <w:sz w:val="18"/>
              <w:szCs w:val="18"/>
              <w:lang w:val="es-ES"/>
            </w:rPr>
            <w:t>Número documento</w:t>
          </w:r>
          <w:r w:rsidRPr="0018720A">
            <w:rPr>
              <w:rFonts w:asciiTheme="minorHAnsi" w:hAnsiTheme="minorHAnsi" w:cstheme="minorHAnsi"/>
              <w:sz w:val="18"/>
              <w:szCs w:val="18"/>
              <w:lang w:val="es-ES"/>
            </w:rPr>
            <w:tab/>
            <w:t>: INF.01</w:t>
          </w:r>
        </w:p>
        <w:p w14:paraId="727A167B" w14:textId="77777777" w:rsidR="005607A0" w:rsidRPr="0018720A" w:rsidRDefault="005607A0" w:rsidP="00F552EF">
          <w:pPr>
            <w:pStyle w:val="Encabezado"/>
            <w:tabs>
              <w:tab w:val="left" w:pos="1735"/>
            </w:tabs>
            <w:snapToGrid w:val="0"/>
            <w:rPr>
              <w:rFonts w:asciiTheme="minorHAnsi" w:hAnsiTheme="minorHAnsi" w:cstheme="minorHAnsi"/>
              <w:sz w:val="18"/>
              <w:szCs w:val="18"/>
              <w:lang w:val="es-ES"/>
            </w:rPr>
          </w:pPr>
          <w:r w:rsidRPr="0018720A">
            <w:rPr>
              <w:rFonts w:asciiTheme="minorHAnsi" w:hAnsiTheme="minorHAnsi" w:cstheme="minorHAnsi"/>
              <w:sz w:val="18"/>
              <w:szCs w:val="18"/>
              <w:lang w:val="es-ES"/>
            </w:rPr>
            <w:t>Nombre</w:t>
          </w:r>
          <w:r w:rsidRPr="0018720A">
            <w:rPr>
              <w:rFonts w:asciiTheme="minorHAnsi" w:hAnsiTheme="minorHAnsi" w:cstheme="minorHAnsi"/>
              <w:sz w:val="18"/>
              <w:szCs w:val="18"/>
              <w:lang w:val="es-ES"/>
            </w:rPr>
            <w:tab/>
            <w:t xml:space="preserve">: </w:t>
          </w:r>
          <w:r w:rsidRPr="0018720A">
            <w:rPr>
              <w:rFonts w:asciiTheme="minorHAnsi" w:hAnsiTheme="minorHAnsi" w:cstheme="minorHAnsi"/>
              <w:sz w:val="18"/>
              <w:szCs w:val="18"/>
            </w:rPr>
            <w:t>Especificación de requerimientos</w:t>
          </w:r>
        </w:p>
        <w:p w14:paraId="50BD6C96" w14:textId="6B8531E6" w:rsidR="005607A0" w:rsidRPr="0018720A" w:rsidRDefault="005607A0" w:rsidP="00F552EF">
          <w:pPr>
            <w:pStyle w:val="Encabezado"/>
            <w:tabs>
              <w:tab w:val="left" w:pos="1735"/>
              <w:tab w:val="left" w:pos="3075"/>
            </w:tabs>
            <w:rPr>
              <w:rFonts w:asciiTheme="minorHAnsi" w:hAnsiTheme="minorHAnsi" w:cstheme="minorHAnsi"/>
              <w:sz w:val="18"/>
              <w:szCs w:val="18"/>
              <w:lang w:val="es-ES"/>
            </w:rPr>
          </w:pPr>
          <w:r>
            <w:rPr>
              <w:rFonts w:asciiTheme="minorHAnsi" w:hAnsiTheme="minorHAnsi" w:cstheme="minorHAnsi"/>
              <w:sz w:val="18"/>
              <w:szCs w:val="18"/>
              <w:lang w:val="es-ES"/>
            </w:rPr>
            <w:t>Versión</w:t>
          </w:r>
          <w:r>
            <w:rPr>
              <w:rFonts w:asciiTheme="minorHAnsi" w:hAnsiTheme="minorHAnsi" w:cstheme="minorHAnsi"/>
              <w:sz w:val="18"/>
              <w:szCs w:val="18"/>
              <w:lang w:val="es-ES"/>
            </w:rPr>
            <w:tab/>
            <w:t>: 3</w:t>
          </w:r>
          <w:r w:rsidRPr="0018720A">
            <w:rPr>
              <w:rFonts w:asciiTheme="minorHAnsi" w:hAnsiTheme="minorHAnsi" w:cstheme="minorHAnsi"/>
              <w:sz w:val="18"/>
              <w:szCs w:val="18"/>
              <w:lang w:val="es-ES"/>
            </w:rPr>
            <w:t>.0</w:t>
          </w:r>
        </w:p>
        <w:p w14:paraId="0DFB92BB" w14:textId="79F87D1A" w:rsidR="005607A0" w:rsidRPr="0018720A" w:rsidRDefault="005607A0" w:rsidP="00F552EF">
          <w:pPr>
            <w:pStyle w:val="Encabezado"/>
            <w:tabs>
              <w:tab w:val="left" w:pos="1735"/>
            </w:tabs>
            <w:rPr>
              <w:rFonts w:asciiTheme="minorHAnsi" w:hAnsiTheme="minorHAnsi" w:cstheme="minorHAnsi"/>
              <w:sz w:val="18"/>
              <w:szCs w:val="18"/>
              <w:lang w:val="es-ES"/>
            </w:rPr>
          </w:pPr>
          <w:r>
            <w:rPr>
              <w:rFonts w:asciiTheme="minorHAnsi" w:hAnsiTheme="minorHAnsi" w:cstheme="minorHAnsi"/>
              <w:sz w:val="18"/>
              <w:szCs w:val="18"/>
              <w:lang w:val="es-ES"/>
            </w:rPr>
            <w:t>Última Modificación</w:t>
          </w:r>
          <w:r>
            <w:rPr>
              <w:rFonts w:asciiTheme="minorHAnsi" w:hAnsiTheme="minorHAnsi" w:cstheme="minorHAnsi"/>
              <w:sz w:val="18"/>
              <w:szCs w:val="18"/>
              <w:lang w:val="es-ES"/>
            </w:rPr>
            <w:tab/>
            <w:t>: 23</w:t>
          </w:r>
          <w:r w:rsidRPr="0018720A">
            <w:rPr>
              <w:rFonts w:asciiTheme="minorHAnsi" w:hAnsiTheme="minorHAnsi" w:cstheme="minorHAnsi"/>
              <w:sz w:val="18"/>
              <w:szCs w:val="18"/>
              <w:lang w:val="es-ES"/>
            </w:rPr>
            <w:t>/</w:t>
          </w:r>
          <w:r>
            <w:rPr>
              <w:rFonts w:asciiTheme="minorHAnsi" w:hAnsiTheme="minorHAnsi" w:cstheme="minorHAnsi"/>
              <w:sz w:val="18"/>
              <w:szCs w:val="18"/>
              <w:lang w:val="es-ES"/>
            </w:rPr>
            <w:t>07/2019</w:t>
          </w:r>
        </w:p>
        <w:p w14:paraId="0738DA6B" w14:textId="77777777" w:rsidR="005607A0" w:rsidRDefault="005607A0" w:rsidP="00F552EF">
          <w:pPr>
            <w:pStyle w:val="Encabezado"/>
            <w:tabs>
              <w:tab w:val="left" w:pos="1735"/>
            </w:tabs>
          </w:pPr>
          <w:r w:rsidRPr="0018720A">
            <w:rPr>
              <w:rFonts w:asciiTheme="minorHAnsi" w:hAnsiTheme="minorHAnsi" w:cstheme="minorHAnsi"/>
              <w:sz w:val="18"/>
              <w:szCs w:val="18"/>
              <w:lang w:val="es-ES"/>
            </w:rPr>
            <w:t>Página</w:t>
          </w:r>
          <w:r w:rsidRPr="0018720A">
            <w:rPr>
              <w:rFonts w:asciiTheme="minorHAnsi" w:hAnsiTheme="minorHAnsi" w:cstheme="minorHAnsi"/>
              <w:sz w:val="18"/>
              <w:szCs w:val="18"/>
              <w:lang w:val="es-ES"/>
            </w:rPr>
            <w:tab/>
            <w:t xml:space="preserve">: </w:t>
          </w:r>
          <w:r w:rsidRPr="0018720A">
            <w:rPr>
              <w:rFonts w:asciiTheme="minorHAnsi" w:hAnsiTheme="minorHAnsi" w:cstheme="minorHAnsi"/>
              <w:sz w:val="18"/>
              <w:szCs w:val="18"/>
              <w:lang w:val="es-ES"/>
            </w:rPr>
            <w:fldChar w:fldCharType="begin"/>
          </w:r>
          <w:r w:rsidRPr="0018720A">
            <w:rPr>
              <w:rFonts w:asciiTheme="minorHAnsi" w:hAnsiTheme="minorHAnsi" w:cstheme="minorHAnsi"/>
              <w:sz w:val="18"/>
              <w:szCs w:val="18"/>
              <w:lang w:val="es-ES"/>
            </w:rPr>
            <w:instrText xml:space="preserve"> PAGE </w:instrText>
          </w:r>
          <w:r w:rsidRPr="0018720A">
            <w:rPr>
              <w:rFonts w:asciiTheme="minorHAnsi" w:hAnsiTheme="minorHAnsi" w:cstheme="minorHAnsi"/>
              <w:sz w:val="18"/>
              <w:szCs w:val="18"/>
              <w:lang w:val="es-ES"/>
            </w:rPr>
            <w:fldChar w:fldCharType="separate"/>
          </w:r>
          <w:r w:rsidR="0068189E">
            <w:rPr>
              <w:rFonts w:asciiTheme="minorHAnsi" w:hAnsiTheme="minorHAnsi" w:cstheme="minorHAnsi"/>
              <w:noProof/>
              <w:sz w:val="18"/>
              <w:szCs w:val="18"/>
              <w:lang w:val="es-ES"/>
            </w:rPr>
            <w:t>11</w:t>
          </w:r>
          <w:r w:rsidRPr="0018720A">
            <w:rPr>
              <w:rFonts w:asciiTheme="minorHAnsi" w:hAnsiTheme="minorHAnsi" w:cstheme="minorHAnsi"/>
              <w:sz w:val="18"/>
              <w:szCs w:val="18"/>
              <w:lang w:val="es-ES"/>
            </w:rPr>
            <w:fldChar w:fldCharType="end"/>
          </w:r>
          <w:r w:rsidRPr="0018720A">
            <w:rPr>
              <w:rFonts w:asciiTheme="minorHAnsi" w:hAnsiTheme="minorHAnsi" w:cstheme="minorHAnsi"/>
              <w:sz w:val="18"/>
              <w:szCs w:val="18"/>
              <w:lang w:val="es-ES"/>
            </w:rPr>
            <w:t xml:space="preserve"> de </w:t>
          </w:r>
          <w:r w:rsidRPr="0018720A">
            <w:rPr>
              <w:rFonts w:asciiTheme="minorHAnsi" w:hAnsiTheme="minorHAnsi" w:cstheme="minorHAnsi"/>
              <w:sz w:val="18"/>
              <w:szCs w:val="18"/>
              <w:lang w:val="es-ES"/>
            </w:rPr>
            <w:fldChar w:fldCharType="begin"/>
          </w:r>
          <w:r w:rsidRPr="0018720A">
            <w:rPr>
              <w:rFonts w:asciiTheme="minorHAnsi" w:hAnsiTheme="minorHAnsi" w:cstheme="minorHAnsi"/>
              <w:sz w:val="18"/>
              <w:szCs w:val="18"/>
              <w:lang w:val="es-ES"/>
            </w:rPr>
            <w:instrText xml:space="preserve"> NUMPAGES \*Arabic </w:instrText>
          </w:r>
          <w:r w:rsidRPr="0018720A">
            <w:rPr>
              <w:rFonts w:asciiTheme="minorHAnsi" w:hAnsiTheme="minorHAnsi" w:cstheme="minorHAnsi"/>
              <w:sz w:val="18"/>
              <w:szCs w:val="18"/>
              <w:lang w:val="es-ES"/>
            </w:rPr>
            <w:fldChar w:fldCharType="separate"/>
          </w:r>
          <w:r w:rsidR="0068189E">
            <w:rPr>
              <w:rFonts w:asciiTheme="minorHAnsi" w:hAnsiTheme="minorHAnsi" w:cstheme="minorHAnsi"/>
              <w:noProof/>
              <w:sz w:val="18"/>
              <w:szCs w:val="18"/>
              <w:lang w:val="es-ES"/>
            </w:rPr>
            <w:t>42</w:t>
          </w:r>
          <w:r w:rsidRPr="0018720A">
            <w:rPr>
              <w:rFonts w:asciiTheme="minorHAnsi" w:hAnsiTheme="minorHAnsi" w:cstheme="minorHAnsi"/>
              <w:sz w:val="18"/>
              <w:szCs w:val="18"/>
              <w:lang w:val="es-ES"/>
            </w:rPr>
            <w:fldChar w:fldCharType="end"/>
          </w:r>
        </w:p>
      </w:tc>
    </w:tr>
  </w:tbl>
  <w:p w14:paraId="00727BC1" w14:textId="77777777" w:rsidR="005607A0" w:rsidRDefault="005607A0">
    <w:pPr>
      <w:pStyle w:val="Encabezado"/>
    </w:pPr>
    <w:r>
      <w:rPr>
        <w:noProof/>
      </w:rPr>
      <w:drawing>
        <wp:anchor distT="0" distB="0" distL="114300" distR="114300" simplePos="0" relativeHeight="251657728" behindDoc="1" locked="0" layoutInCell="1" allowOverlap="1" wp14:anchorId="34D6045B" wp14:editId="1171D57A">
          <wp:simplePos x="0" y="0"/>
          <wp:positionH relativeFrom="column">
            <wp:posOffset>-582351</wp:posOffset>
          </wp:positionH>
          <wp:positionV relativeFrom="paragraph">
            <wp:posOffset>-1010920</wp:posOffset>
          </wp:positionV>
          <wp:extent cx="2199005" cy="754380"/>
          <wp:effectExtent l="0" t="0" r="0" b="7620"/>
          <wp:wrapNone/>
          <wp:docPr id="7" name="Imagen 7" descr="logoHorizont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orizontal-01"/>
                  <pic:cNvPicPr>
                    <a:picLocks noChangeAspect="1" noChangeArrowheads="1"/>
                  </pic:cNvPicPr>
                </pic:nvPicPr>
                <pic:blipFill>
                  <a:blip r:embed="rId2">
                    <a:extLst>
                      <a:ext uri="{28A0092B-C50C-407E-A947-70E740481C1C}">
                        <a14:useLocalDpi xmlns:a14="http://schemas.microsoft.com/office/drawing/2010/main" val="0"/>
                      </a:ext>
                    </a:extLst>
                  </a:blip>
                  <a:srcRect l="4678" t="11594" r="5849" b="12318"/>
                  <a:stretch>
                    <a:fillRect/>
                  </a:stretch>
                </pic:blipFill>
                <pic:spPr bwMode="auto">
                  <a:xfrm>
                    <a:off x="0" y="0"/>
                    <a:ext cx="2199005" cy="7543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AA921" w14:textId="77777777" w:rsidR="005607A0" w:rsidRDefault="005607A0">
    <w:pPr>
      <w:pStyle w:val="Encabezado"/>
    </w:pPr>
    <w:r>
      <w:rPr>
        <w:noProof/>
      </w:rPr>
      <w:drawing>
        <wp:anchor distT="0" distB="0" distL="114300" distR="114300" simplePos="0" relativeHeight="251659776" behindDoc="1" locked="0" layoutInCell="1" allowOverlap="1" wp14:anchorId="5717688F" wp14:editId="38131B7A">
          <wp:simplePos x="0" y="0"/>
          <wp:positionH relativeFrom="margin">
            <wp:posOffset>-1022657</wp:posOffset>
          </wp:positionH>
          <wp:positionV relativeFrom="paragraph">
            <wp:posOffset>-421005</wp:posOffset>
          </wp:positionV>
          <wp:extent cx="3019425" cy="1216157"/>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Horizontal.png"/>
                  <pic:cNvPicPr/>
                </pic:nvPicPr>
                <pic:blipFill>
                  <a:blip r:embed="rId1">
                    <a:extLst>
                      <a:ext uri="{28A0092B-C50C-407E-A947-70E740481C1C}">
                        <a14:useLocalDpi xmlns:a14="http://schemas.microsoft.com/office/drawing/2010/main" val="0"/>
                      </a:ext>
                    </a:extLst>
                  </a:blip>
                  <a:stretch>
                    <a:fillRect/>
                  </a:stretch>
                </pic:blipFill>
                <pic:spPr>
                  <a:xfrm>
                    <a:off x="0" y="0"/>
                    <a:ext cx="3019425" cy="121615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5721"/>
    <w:multiLevelType w:val="hybridMultilevel"/>
    <w:tmpl w:val="BF72E93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3749A2"/>
    <w:multiLevelType w:val="hybridMultilevel"/>
    <w:tmpl w:val="122C658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DF515CB"/>
    <w:multiLevelType w:val="hybridMultilevel"/>
    <w:tmpl w:val="6C461C2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546E36"/>
    <w:multiLevelType w:val="hybridMultilevel"/>
    <w:tmpl w:val="9D22957A"/>
    <w:lvl w:ilvl="0" w:tplc="37865EC2">
      <w:start w:val="1"/>
      <w:numFmt w:val="lowerLetter"/>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4" w15:restartNumberingAfterBreak="0">
    <w:nsid w:val="0EDA024E"/>
    <w:multiLevelType w:val="hybridMultilevel"/>
    <w:tmpl w:val="D0C472AE"/>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0FBF515F"/>
    <w:multiLevelType w:val="hybridMultilevel"/>
    <w:tmpl w:val="3CE4470E"/>
    <w:lvl w:ilvl="0" w:tplc="340A000F">
      <w:start w:val="1"/>
      <w:numFmt w:val="decimal"/>
      <w:lvlText w:val="%1."/>
      <w:lvlJc w:val="left"/>
      <w:pPr>
        <w:ind w:left="1068" w:hanging="360"/>
      </w:pPr>
      <w:rPr>
        <w:rFonts w:hint="default"/>
      </w:rPr>
    </w:lvl>
    <w:lvl w:ilvl="1" w:tplc="340A0003">
      <w:start w:val="1"/>
      <w:numFmt w:val="bullet"/>
      <w:lvlText w:val="o"/>
      <w:lvlJc w:val="left"/>
      <w:pPr>
        <w:ind w:left="-12" w:hanging="360"/>
      </w:pPr>
      <w:rPr>
        <w:rFonts w:ascii="Courier New" w:hAnsi="Courier New" w:cs="Courier New" w:hint="default"/>
      </w:rPr>
    </w:lvl>
    <w:lvl w:ilvl="2" w:tplc="340A0005">
      <w:start w:val="1"/>
      <w:numFmt w:val="bullet"/>
      <w:lvlText w:val=""/>
      <w:lvlJc w:val="left"/>
      <w:pPr>
        <w:ind w:left="708" w:hanging="360"/>
      </w:pPr>
      <w:rPr>
        <w:rFonts w:ascii="Wingdings" w:hAnsi="Wingdings" w:hint="default"/>
      </w:rPr>
    </w:lvl>
    <w:lvl w:ilvl="3" w:tplc="340A0001">
      <w:start w:val="1"/>
      <w:numFmt w:val="bullet"/>
      <w:lvlText w:val=""/>
      <w:lvlJc w:val="left"/>
      <w:pPr>
        <w:ind w:left="1428" w:hanging="360"/>
      </w:pPr>
      <w:rPr>
        <w:rFonts w:ascii="Symbol" w:hAnsi="Symbol" w:hint="default"/>
      </w:rPr>
    </w:lvl>
    <w:lvl w:ilvl="4" w:tplc="340A0003">
      <w:start w:val="1"/>
      <w:numFmt w:val="bullet"/>
      <w:lvlText w:val="o"/>
      <w:lvlJc w:val="left"/>
      <w:pPr>
        <w:ind w:left="2148" w:hanging="360"/>
      </w:pPr>
      <w:rPr>
        <w:rFonts w:ascii="Courier New" w:hAnsi="Courier New" w:cs="Courier New" w:hint="default"/>
      </w:rPr>
    </w:lvl>
    <w:lvl w:ilvl="5" w:tplc="340A0005" w:tentative="1">
      <w:start w:val="1"/>
      <w:numFmt w:val="bullet"/>
      <w:lvlText w:val=""/>
      <w:lvlJc w:val="left"/>
      <w:pPr>
        <w:ind w:left="2868" w:hanging="360"/>
      </w:pPr>
      <w:rPr>
        <w:rFonts w:ascii="Wingdings" w:hAnsi="Wingdings" w:hint="default"/>
      </w:rPr>
    </w:lvl>
    <w:lvl w:ilvl="6" w:tplc="340A0001" w:tentative="1">
      <w:start w:val="1"/>
      <w:numFmt w:val="bullet"/>
      <w:lvlText w:val=""/>
      <w:lvlJc w:val="left"/>
      <w:pPr>
        <w:ind w:left="3588" w:hanging="360"/>
      </w:pPr>
      <w:rPr>
        <w:rFonts w:ascii="Symbol" w:hAnsi="Symbol" w:hint="default"/>
      </w:rPr>
    </w:lvl>
    <w:lvl w:ilvl="7" w:tplc="340A0003" w:tentative="1">
      <w:start w:val="1"/>
      <w:numFmt w:val="bullet"/>
      <w:lvlText w:val="o"/>
      <w:lvlJc w:val="left"/>
      <w:pPr>
        <w:ind w:left="4308" w:hanging="360"/>
      </w:pPr>
      <w:rPr>
        <w:rFonts w:ascii="Courier New" w:hAnsi="Courier New" w:cs="Courier New" w:hint="default"/>
      </w:rPr>
    </w:lvl>
    <w:lvl w:ilvl="8" w:tplc="340A0005" w:tentative="1">
      <w:start w:val="1"/>
      <w:numFmt w:val="bullet"/>
      <w:lvlText w:val=""/>
      <w:lvlJc w:val="left"/>
      <w:pPr>
        <w:ind w:left="5028" w:hanging="360"/>
      </w:pPr>
      <w:rPr>
        <w:rFonts w:ascii="Wingdings" w:hAnsi="Wingdings" w:hint="default"/>
      </w:rPr>
    </w:lvl>
  </w:abstractNum>
  <w:abstractNum w:abstractNumId="6" w15:restartNumberingAfterBreak="0">
    <w:nsid w:val="19A15E05"/>
    <w:multiLevelType w:val="hybridMultilevel"/>
    <w:tmpl w:val="CE262894"/>
    <w:lvl w:ilvl="0" w:tplc="F9A269DC">
      <w:start w:val="1"/>
      <w:numFmt w:val="bullet"/>
      <w:lvlText w:val="-"/>
      <w:lvlJc w:val="left"/>
      <w:pPr>
        <w:ind w:left="360" w:hanging="360"/>
      </w:pPr>
      <w:rPr>
        <w:rFonts w:ascii="Calibri" w:eastAsiaTheme="minorHAnsi" w:hAnsi="Calibri" w:cs="Calibri" w:hint="default"/>
        <w:lang w:val="es-CL"/>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EFC555B"/>
    <w:multiLevelType w:val="multilevel"/>
    <w:tmpl w:val="21CAAB52"/>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796FBC"/>
    <w:multiLevelType w:val="hybridMultilevel"/>
    <w:tmpl w:val="B0C63A16"/>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BD562D18">
      <w:start w:val="13"/>
      <w:numFmt w:val="bullet"/>
      <w:lvlText w:val="-"/>
      <w:lvlJc w:val="left"/>
      <w:pPr>
        <w:ind w:left="2520" w:hanging="360"/>
      </w:pPr>
      <w:rPr>
        <w:rFonts w:ascii="gobCL" w:eastAsia="Times New Roman" w:hAnsi="gobCL" w:cs="Times New Roman" w:hint="default"/>
      </w:rPr>
    </w:lvl>
    <w:lvl w:ilvl="4" w:tplc="340A0001">
      <w:start w:val="1"/>
      <w:numFmt w:val="bullet"/>
      <w:lvlText w:val=""/>
      <w:lvlJc w:val="left"/>
      <w:pPr>
        <w:ind w:left="3240" w:hanging="360"/>
      </w:pPr>
      <w:rPr>
        <w:rFonts w:ascii="Symbol" w:hAnsi="Symbol" w:hint="default"/>
      </w:r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213F2E71"/>
    <w:multiLevelType w:val="hybridMultilevel"/>
    <w:tmpl w:val="4322DD1C"/>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2" w:hanging="360"/>
      </w:pPr>
      <w:rPr>
        <w:rFonts w:ascii="Courier New" w:hAnsi="Courier New" w:cs="Courier New" w:hint="default"/>
      </w:rPr>
    </w:lvl>
    <w:lvl w:ilvl="2" w:tplc="340A0005">
      <w:start w:val="1"/>
      <w:numFmt w:val="bullet"/>
      <w:lvlText w:val=""/>
      <w:lvlJc w:val="left"/>
      <w:pPr>
        <w:ind w:left="708" w:hanging="360"/>
      </w:pPr>
      <w:rPr>
        <w:rFonts w:ascii="Wingdings" w:hAnsi="Wingdings" w:hint="default"/>
      </w:rPr>
    </w:lvl>
    <w:lvl w:ilvl="3" w:tplc="340A0001">
      <w:start w:val="1"/>
      <w:numFmt w:val="bullet"/>
      <w:lvlText w:val=""/>
      <w:lvlJc w:val="left"/>
      <w:pPr>
        <w:ind w:left="1428" w:hanging="360"/>
      </w:pPr>
      <w:rPr>
        <w:rFonts w:ascii="Symbol" w:hAnsi="Symbol" w:hint="default"/>
      </w:rPr>
    </w:lvl>
    <w:lvl w:ilvl="4" w:tplc="340A0003">
      <w:start w:val="1"/>
      <w:numFmt w:val="bullet"/>
      <w:lvlText w:val="o"/>
      <w:lvlJc w:val="left"/>
      <w:pPr>
        <w:ind w:left="2148" w:hanging="360"/>
      </w:pPr>
      <w:rPr>
        <w:rFonts w:ascii="Courier New" w:hAnsi="Courier New" w:cs="Courier New" w:hint="default"/>
      </w:rPr>
    </w:lvl>
    <w:lvl w:ilvl="5" w:tplc="340A0005" w:tentative="1">
      <w:start w:val="1"/>
      <w:numFmt w:val="bullet"/>
      <w:lvlText w:val=""/>
      <w:lvlJc w:val="left"/>
      <w:pPr>
        <w:ind w:left="2868" w:hanging="360"/>
      </w:pPr>
      <w:rPr>
        <w:rFonts w:ascii="Wingdings" w:hAnsi="Wingdings" w:hint="default"/>
      </w:rPr>
    </w:lvl>
    <w:lvl w:ilvl="6" w:tplc="340A0001" w:tentative="1">
      <w:start w:val="1"/>
      <w:numFmt w:val="bullet"/>
      <w:lvlText w:val=""/>
      <w:lvlJc w:val="left"/>
      <w:pPr>
        <w:ind w:left="3588" w:hanging="360"/>
      </w:pPr>
      <w:rPr>
        <w:rFonts w:ascii="Symbol" w:hAnsi="Symbol" w:hint="default"/>
      </w:rPr>
    </w:lvl>
    <w:lvl w:ilvl="7" w:tplc="340A0003" w:tentative="1">
      <w:start w:val="1"/>
      <w:numFmt w:val="bullet"/>
      <w:lvlText w:val="o"/>
      <w:lvlJc w:val="left"/>
      <w:pPr>
        <w:ind w:left="4308" w:hanging="360"/>
      </w:pPr>
      <w:rPr>
        <w:rFonts w:ascii="Courier New" w:hAnsi="Courier New" w:cs="Courier New" w:hint="default"/>
      </w:rPr>
    </w:lvl>
    <w:lvl w:ilvl="8" w:tplc="340A0005" w:tentative="1">
      <w:start w:val="1"/>
      <w:numFmt w:val="bullet"/>
      <w:lvlText w:val=""/>
      <w:lvlJc w:val="left"/>
      <w:pPr>
        <w:ind w:left="5028" w:hanging="360"/>
      </w:pPr>
      <w:rPr>
        <w:rFonts w:ascii="Wingdings" w:hAnsi="Wingdings" w:hint="default"/>
      </w:rPr>
    </w:lvl>
  </w:abstractNum>
  <w:abstractNum w:abstractNumId="10" w15:restartNumberingAfterBreak="0">
    <w:nsid w:val="2E6D4F16"/>
    <w:multiLevelType w:val="hybridMultilevel"/>
    <w:tmpl w:val="9C5856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2D01C2D"/>
    <w:multiLevelType w:val="multilevel"/>
    <w:tmpl w:val="5CB61F8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5AB2120"/>
    <w:multiLevelType w:val="multilevel"/>
    <w:tmpl w:val="21CAAB52"/>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5B92FC8"/>
    <w:multiLevelType w:val="multilevel"/>
    <w:tmpl w:val="21CAAB52"/>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3DE2587F"/>
    <w:multiLevelType w:val="hybridMultilevel"/>
    <w:tmpl w:val="9F142EE2"/>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40D57EBC"/>
    <w:multiLevelType w:val="hybridMultilevel"/>
    <w:tmpl w:val="A9280F84"/>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4204611C"/>
    <w:multiLevelType w:val="hybridMultilevel"/>
    <w:tmpl w:val="C7963B74"/>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8CD323C"/>
    <w:multiLevelType w:val="hybridMultilevel"/>
    <w:tmpl w:val="D0C472AE"/>
    <w:lvl w:ilvl="0" w:tplc="340A0019">
      <w:start w:val="1"/>
      <w:numFmt w:val="lowerLetter"/>
      <w:lvlText w:val="%1."/>
      <w:lvlJc w:val="left"/>
      <w:pPr>
        <w:ind w:left="360" w:hanging="360"/>
      </w:p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4C104A54"/>
    <w:multiLevelType w:val="hybridMultilevel"/>
    <w:tmpl w:val="D0C472AE"/>
    <w:lvl w:ilvl="0" w:tplc="340A0019">
      <w:start w:val="1"/>
      <w:numFmt w:val="lowerLetter"/>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4CD42B9D"/>
    <w:multiLevelType w:val="hybridMultilevel"/>
    <w:tmpl w:val="A3F8D39C"/>
    <w:lvl w:ilvl="0" w:tplc="3D9E63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FB920C2"/>
    <w:multiLevelType w:val="multilevel"/>
    <w:tmpl w:val="21CAAB52"/>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153319F"/>
    <w:multiLevelType w:val="hybridMultilevel"/>
    <w:tmpl w:val="E09451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204367C"/>
    <w:multiLevelType w:val="multilevel"/>
    <w:tmpl w:val="D0C472A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79F3F77"/>
    <w:multiLevelType w:val="hybridMultilevel"/>
    <w:tmpl w:val="ABA68C3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D9E63A6">
      <w:start w:val="1"/>
      <w:numFmt w:val="bullet"/>
      <w:lvlText w:val=""/>
      <w:lvlJc w:val="left"/>
      <w:pPr>
        <w:ind w:left="1800" w:hanging="180"/>
      </w:pPr>
      <w:rPr>
        <w:rFonts w:ascii="Symbol" w:hAnsi="Symbol" w:hint="default"/>
      </w:rPr>
    </w:lvl>
    <w:lvl w:ilvl="3" w:tplc="340A0003">
      <w:start w:val="1"/>
      <w:numFmt w:val="bullet"/>
      <w:lvlText w:val="o"/>
      <w:lvlJc w:val="left"/>
      <w:pPr>
        <w:ind w:left="2520" w:hanging="360"/>
      </w:pPr>
      <w:rPr>
        <w:rFonts w:ascii="Courier New" w:hAnsi="Courier New" w:cs="Courier New" w:hint="default"/>
      </w:rPr>
    </w:lvl>
    <w:lvl w:ilvl="4" w:tplc="340A0001">
      <w:start w:val="1"/>
      <w:numFmt w:val="bullet"/>
      <w:lvlText w:val=""/>
      <w:lvlJc w:val="left"/>
      <w:pPr>
        <w:ind w:left="3240" w:hanging="360"/>
      </w:pPr>
      <w:rPr>
        <w:rFonts w:ascii="Symbol" w:hAnsi="Symbol" w:hint="default"/>
      </w:r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59171499"/>
    <w:multiLevelType w:val="hybridMultilevel"/>
    <w:tmpl w:val="BE1A92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9240B26"/>
    <w:multiLevelType w:val="hybridMultilevel"/>
    <w:tmpl w:val="DFF44272"/>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5958534B"/>
    <w:multiLevelType w:val="hybridMultilevel"/>
    <w:tmpl w:val="32868A44"/>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5D9202CF"/>
    <w:multiLevelType w:val="hybridMultilevel"/>
    <w:tmpl w:val="C7963B74"/>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20647A6"/>
    <w:multiLevelType w:val="hybridMultilevel"/>
    <w:tmpl w:val="00065D92"/>
    <w:lvl w:ilvl="0" w:tplc="BD562D18">
      <w:start w:val="13"/>
      <w:numFmt w:val="bullet"/>
      <w:lvlText w:val="-"/>
      <w:lvlJc w:val="left"/>
      <w:pPr>
        <w:ind w:left="360" w:hanging="360"/>
      </w:pPr>
      <w:rPr>
        <w:rFonts w:ascii="gobCL" w:eastAsia="Times New Roman" w:hAnsi="gobCL" w:cs="Times New Roman" w:hint="default"/>
      </w:rPr>
    </w:lvl>
    <w:lvl w:ilvl="1" w:tplc="340A0003" w:tentative="1">
      <w:start w:val="1"/>
      <w:numFmt w:val="bullet"/>
      <w:lvlText w:val="o"/>
      <w:lvlJc w:val="left"/>
      <w:pPr>
        <w:ind w:left="732" w:hanging="360"/>
      </w:pPr>
      <w:rPr>
        <w:rFonts w:ascii="Courier New" w:hAnsi="Courier New" w:cs="Courier New" w:hint="default"/>
      </w:rPr>
    </w:lvl>
    <w:lvl w:ilvl="2" w:tplc="340A0005" w:tentative="1">
      <w:start w:val="1"/>
      <w:numFmt w:val="bullet"/>
      <w:lvlText w:val=""/>
      <w:lvlJc w:val="left"/>
      <w:pPr>
        <w:ind w:left="1452" w:hanging="360"/>
      </w:pPr>
      <w:rPr>
        <w:rFonts w:ascii="Wingdings" w:hAnsi="Wingdings" w:hint="default"/>
      </w:rPr>
    </w:lvl>
    <w:lvl w:ilvl="3" w:tplc="340A0001" w:tentative="1">
      <w:start w:val="1"/>
      <w:numFmt w:val="bullet"/>
      <w:lvlText w:val=""/>
      <w:lvlJc w:val="left"/>
      <w:pPr>
        <w:ind w:left="2172" w:hanging="360"/>
      </w:pPr>
      <w:rPr>
        <w:rFonts w:ascii="Symbol" w:hAnsi="Symbol" w:hint="default"/>
      </w:rPr>
    </w:lvl>
    <w:lvl w:ilvl="4" w:tplc="340A0003" w:tentative="1">
      <w:start w:val="1"/>
      <w:numFmt w:val="bullet"/>
      <w:lvlText w:val="o"/>
      <w:lvlJc w:val="left"/>
      <w:pPr>
        <w:ind w:left="2892" w:hanging="360"/>
      </w:pPr>
      <w:rPr>
        <w:rFonts w:ascii="Courier New" w:hAnsi="Courier New" w:cs="Courier New" w:hint="default"/>
      </w:rPr>
    </w:lvl>
    <w:lvl w:ilvl="5" w:tplc="340A0005" w:tentative="1">
      <w:start w:val="1"/>
      <w:numFmt w:val="bullet"/>
      <w:lvlText w:val=""/>
      <w:lvlJc w:val="left"/>
      <w:pPr>
        <w:ind w:left="3612" w:hanging="360"/>
      </w:pPr>
      <w:rPr>
        <w:rFonts w:ascii="Wingdings" w:hAnsi="Wingdings" w:hint="default"/>
      </w:rPr>
    </w:lvl>
    <w:lvl w:ilvl="6" w:tplc="340A0001" w:tentative="1">
      <w:start w:val="1"/>
      <w:numFmt w:val="bullet"/>
      <w:lvlText w:val=""/>
      <w:lvlJc w:val="left"/>
      <w:pPr>
        <w:ind w:left="4332" w:hanging="360"/>
      </w:pPr>
      <w:rPr>
        <w:rFonts w:ascii="Symbol" w:hAnsi="Symbol" w:hint="default"/>
      </w:rPr>
    </w:lvl>
    <w:lvl w:ilvl="7" w:tplc="340A0003" w:tentative="1">
      <w:start w:val="1"/>
      <w:numFmt w:val="bullet"/>
      <w:lvlText w:val="o"/>
      <w:lvlJc w:val="left"/>
      <w:pPr>
        <w:ind w:left="5052" w:hanging="360"/>
      </w:pPr>
      <w:rPr>
        <w:rFonts w:ascii="Courier New" w:hAnsi="Courier New" w:cs="Courier New" w:hint="default"/>
      </w:rPr>
    </w:lvl>
    <w:lvl w:ilvl="8" w:tplc="340A0005" w:tentative="1">
      <w:start w:val="1"/>
      <w:numFmt w:val="bullet"/>
      <w:lvlText w:val=""/>
      <w:lvlJc w:val="left"/>
      <w:pPr>
        <w:ind w:left="5772" w:hanging="360"/>
      </w:pPr>
      <w:rPr>
        <w:rFonts w:ascii="Wingdings" w:hAnsi="Wingdings" w:hint="default"/>
      </w:rPr>
    </w:lvl>
  </w:abstractNum>
  <w:abstractNum w:abstractNumId="30" w15:restartNumberingAfterBreak="0">
    <w:nsid w:val="64DA5D50"/>
    <w:multiLevelType w:val="hybridMultilevel"/>
    <w:tmpl w:val="51F0BC6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5B65447"/>
    <w:multiLevelType w:val="hybridMultilevel"/>
    <w:tmpl w:val="E81E4BE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5FD62FE"/>
    <w:multiLevelType w:val="multilevel"/>
    <w:tmpl w:val="21CAAB52"/>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6436F7D"/>
    <w:multiLevelType w:val="hybridMultilevel"/>
    <w:tmpl w:val="D0C472AE"/>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69A77BCC"/>
    <w:multiLevelType w:val="hybridMultilevel"/>
    <w:tmpl w:val="17CEAAA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A033A3A"/>
    <w:multiLevelType w:val="hybridMultilevel"/>
    <w:tmpl w:val="1D2C9522"/>
    <w:lvl w:ilvl="0" w:tplc="340A000F">
      <w:start w:val="1"/>
      <w:numFmt w:val="decimal"/>
      <w:lvlText w:val="%1."/>
      <w:lvlJc w:val="left"/>
      <w:pPr>
        <w:ind w:left="360" w:hanging="360"/>
      </w:pPr>
      <w:rPr>
        <w:rFonts w:hint="default"/>
      </w:rPr>
    </w:lvl>
    <w:lvl w:ilvl="1" w:tplc="340A0003">
      <w:start w:val="1"/>
      <w:numFmt w:val="bullet"/>
      <w:lvlText w:val="o"/>
      <w:lvlJc w:val="left"/>
      <w:pPr>
        <w:ind w:left="-720" w:hanging="360"/>
      </w:pPr>
      <w:rPr>
        <w:rFonts w:ascii="Courier New" w:hAnsi="Courier New" w:cs="Courier New" w:hint="default"/>
      </w:rPr>
    </w:lvl>
    <w:lvl w:ilvl="2" w:tplc="340A0005">
      <w:start w:val="1"/>
      <w:numFmt w:val="bullet"/>
      <w:lvlText w:val=""/>
      <w:lvlJc w:val="left"/>
      <w:pPr>
        <w:ind w:left="0" w:hanging="360"/>
      </w:pPr>
      <w:rPr>
        <w:rFonts w:ascii="Wingdings" w:hAnsi="Wingdings" w:hint="default"/>
      </w:rPr>
    </w:lvl>
    <w:lvl w:ilvl="3" w:tplc="340A0001">
      <w:start w:val="1"/>
      <w:numFmt w:val="bullet"/>
      <w:lvlText w:val=""/>
      <w:lvlJc w:val="left"/>
      <w:pPr>
        <w:ind w:left="720" w:hanging="360"/>
      </w:pPr>
      <w:rPr>
        <w:rFonts w:ascii="Symbol" w:hAnsi="Symbol" w:hint="default"/>
      </w:rPr>
    </w:lvl>
    <w:lvl w:ilvl="4" w:tplc="340A0003">
      <w:start w:val="1"/>
      <w:numFmt w:val="bullet"/>
      <w:lvlText w:val="o"/>
      <w:lvlJc w:val="left"/>
      <w:pPr>
        <w:ind w:left="1440" w:hanging="360"/>
      </w:pPr>
      <w:rPr>
        <w:rFonts w:ascii="Courier New" w:hAnsi="Courier New" w:cs="Courier New" w:hint="default"/>
      </w:rPr>
    </w:lvl>
    <w:lvl w:ilvl="5" w:tplc="340A0005" w:tentative="1">
      <w:start w:val="1"/>
      <w:numFmt w:val="bullet"/>
      <w:lvlText w:val=""/>
      <w:lvlJc w:val="left"/>
      <w:pPr>
        <w:ind w:left="2160" w:hanging="360"/>
      </w:pPr>
      <w:rPr>
        <w:rFonts w:ascii="Wingdings" w:hAnsi="Wingdings" w:hint="default"/>
      </w:rPr>
    </w:lvl>
    <w:lvl w:ilvl="6" w:tplc="340A0001" w:tentative="1">
      <w:start w:val="1"/>
      <w:numFmt w:val="bullet"/>
      <w:lvlText w:val=""/>
      <w:lvlJc w:val="left"/>
      <w:pPr>
        <w:ind w:left="2880" w:hanging="360"/>
      </w:pPr>
      <w:rPr>
        <w:rFonts w:ascii="Symbol" w:hAnsi="Symbol" w:hint="default"/>
      </w:rPr>
    </w:lvl>
    <w:lvl w:ilvl="7" w:tplc="340A0003" w:tentative="1">
      <w:start w:val="1"/>
      <w:numFmt w:val="bullet"/>
      <w:lvlText w:val="o"/>
      <w:lvlJc w:val="left"/>
      <w:pPr>
        <w:ind w:left="3600" w:hanging="360"/>
      </w:pPr>
      <w:rPr>
        <w:rFonts w:ascii="Courier New" w:hAnsi="Courier New" w:cs="Courier New" w:hint="default"/>
      </w:rPr>
    </w:lvl>
    <w:lvl w:ilvl="8" w:tplc="340A0005" w:tentative="1">
      <w:start w:val="1"/>
      <w:numFmt w:val="bullet"/>
      <w:lvlText w:val=""/>
      <w:lvlJc w:val="left"/>
      <w:pPr>
        <w:ind w:left="4320" w:hanging="360"/>
      </w:pPr>
      <w:rPr>
        <w:rFonts w:ascii="Wingdings" w:hAnsi="Wingdings" w:hint="default"/>
      </w:rPr>
    </w:lvl>
  </w:abstractNum>
  <w:abstractNum w:abstractNumId="36" w15:restartNumberingAfterBreak="0">
    <w:nsid w:val="761E33D8"/>
    <w:multiLevelType w:val="hybridMultilevel"/>
    <w:tmpl w:val="340C0F14"/>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7" w15:restartNumberingAfterBreak="0">
    <w:nsid w:val="77BE7E90"/>
    <w:multiLevelType w:val="hybridMultilevel"/>
    <w:tmpl w:val="6DDABC8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8" w15:restartNumberingAfterBreak="0">
    <w:nsid w:val="79980337"/>
    <w:multiLevelType w:val="hybridMultilevel"/>
    <w:tmpl w:val="2D266206"/>
    <w:lvl w:ilvl="0" w:tplc="340A0019">
      <w:start w:val="1"/>
      <w:numFmt w:val="lowerLetter"/>
      <w:lvlText w:val="%1."/>
      <w:lvlJc w:val="left"/>
      <w:pPr>
        <w:ind w:left="1068" w:hanging="360"/>
      </w:pPr>
      <w:rPr>
        <w:rFonts w:hint="default"/>
      </w:rPr>
    </w:lvl>
    <w:lvl w:ilvl="1" w:tplc="340A0003">
      <w:start w:val="1"/>
      <w:numFmt w:val="bullet"/>
      <w:lvlText w:val="o"/>
      <w:lvlJc w:val="left"/>
      <w:pPr>
        <w:ind w:left="-12" w:hanging="360"/>
      </w:pPr>
      <w:rPr>
        <w:rFonts w:ascii="Courier New" w:hAnsi="Courier New" w:cs="Courier New" w:hint="default"/>
      </w:rPr>
    </w:lvl>
    <w:lvl w:ilvl="2" w:tplc="340A0005" w:tentative="1">
      <w:start w:val="1"/>
      <w:numFmt w:val="bullet"/>
      <w:lvlText w:val=""/>
      <w:lvlJc w:val="left"/>
      <w:pPr>
        <w:ind w:left="708" w:hanging="360"/>
      </w:pPr>
      <w:rPr>
        <w:rFonts w:ascii="Wingdings" w:hAnsi="Wingdings" w:hint="default"/>
      </w:rPr>
    </w:lvl>
    <w:lvl w:ilvl="3" w:tplc="340A0001" w:tentative="1">
      <w:start w:val="1"/>
      <w:numFmt w:val="bullet"/>
      <w:lvlText w:val=""/>
      <w:lvlJc w:val="left"/>
      <w:pPr>
        <w:ind w:left="1428" w:hanging="360"/>
      </w:pPr>
      <w:rPr>
        <w:rFonts w:ascii="Symbol" w:hAnsi="Symbol" w:hint="default"/>
      </w:rPr>
    </w:lvl>
    <w:lvl w:ilvl="4" w:tplc="340A0003" w:tentative="1">
      <w:start w:val="1"/>
      <w:numFmt w:val="bullet"/>
      <w:lvlText w:val="o"/>
      <w:lvlJc w:val="left"/>
      <w:pPr>
        <w:ind w:left="2148" w:hanging="360"/>
      </w:pPr>
      <w:rPr>
        <w:rFonts w:ascii="Courier New" w:hAnsi="Courier New" w:cs="Courier New" w:hint="default"/>
      </w:rPr>
    </w:lvl>
    <w:lvl w:ilvl="5" w:tplc="340A0005" w:tentative="1">
      <w:start w:val="1"/>
      <w:numFmt w:val="bullet"/>
      <w:lvlText w:val=""/>
      <w:lvlJc w:val="left"/>
      <w:pPr>
        <w:ind w:left="2868" w:hanging="360"/>
      </w:pPr>
      <w:rPr>
        <w:rFonts w:ascii="Wingdings" w:hAnsi="Wingdings" w:hint="default"/>
      </w:rPr>
    </w:lvl>
    <w:lvl w:ilvl="6" w:tplc="340A0001" w:tentative="1">
      <w:start w:val="1"/>
      <w:numFmt w:val="bullet"/>
      <w:lvlText w:val=""/>
      <w:lvlJc w:val="left"/>
      <w:pPr>
        <w:ind w:left="3588" w:hanging="360"/>
      </w:pPr>
      <w:rPr>
        <w:rFonts w:ascii="Symbol" w:hAnsi="Symbol" w:hint="default"/>
      </w:rPr>
    </w:lvl>
    <w:lvl w:ilvl="7" w:tplc="340A0003" w:tentative="1">
      <w:start w:val="1"/>
      <w:numFmt w:val="bullet"/>
      <w:lvlText w:val="o"/>
      <w:lvlJc w:val="left"/>
      <w:pPr>
        <w:ind w:left="4308" w:hanging="360"/>
      </w:pPr>
      <w:rPr>
        <w:rFonts w:ascii="Courier New" w:hAnsi="Courier New" w:cs="Courier New" w:hint="default"/>
      </w:rPr>
    </w:lvl>
    <w:lvl w:ilvl="8" w:tplc="340A0005" w:tentative="1">
      <w:start w:val="1"/>
      <w:numFmt w:val="bullet"/>
      <w:lvlText w:val=""/>
      <w:lvlJc w:val="left"/>
      <w:pPr>
        <w:ind w:left="5028" w:hanging="360"/>
      </w:pPr>
      <w:rPr>
        <w:rFonts w:ascii="Wingdings" w:hAnsi="Wingdings" w:hint="default"/>
      </w:rPr>
    </w:lvl>
  </w:abstractNum>
  <w:abstractNum w:abstractNumId="39" w15:restartNumberingAfterBreak="0">
    <w:nsid w:val="7B9E320A"/>
    <w:multiLevelType w:val="hybridMultilevel"/>
    <w:tmpl w:val="D0C472AE"/>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0" w15:restartNumberingAfterBreak="0">
    <w:nsid w:val="7BC9342B"/>
    <w:multiLevelType w:val="hybridMultilevel"/>
    <w:tmpl w:val="39827916"/>
    <w:lvl w:ilvl="0" w:tplc="2FCC235E">
      <w:start w:val="1"/>
      <w:numFmt w:val="bullet"/>
      <w:lvlText w:val="-"/>
      <w:lvlJc w:val="left"/>
      <w:pPr>
        <w:ind w:left="720" w:hanging="360"/>
      </w:pPr>
      <w:rPr>
        <w:rFonts w:ascii="Calibri" w:eastAsiaTheme="minorHAnsi" w:hAnsi="Calibri" w:cs="Calibri" w:hint="default"/>
        <w:lang w:val="es-MX"/>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FE5D7C"/>
    <w:multiLevelType w:val="hybridMultilevel"/>
    <w:tmpl w:val="D0C472AE"/>
    <w:lvl w:ilvl="0" w:tplc="340A0019">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4"/>
  </w:num>
  <w:num w:numId="2">
    <w:abstractNumId w:val="12"/>
  </w:num>
  <w:num w:numId="3">
    <w:abstractNumId w:val="40"/>
  </w:num>
  <w:num w:numId="4">
    <w:abstractNumId w:val="6"/>
  </w:num>
  <w:num w:numId="5">
    <w:abstractNumId w:val="21"/>
  </w:num>
  <w:num w:numId="6">
    <w:abstractNumId w:val="11"/>
  </w:num>
  <w:num w:numId="7">
    <w:abstractNumId w:val="8"/>
  </w:num>
  <w:num w:numId="8">
    <w:abstractNumId w:val="31"/>
  </w:num>
  <w:num w:numId="9">
    <w:abstractNumId w:val="22"/>
  </w:num>
  <w:num w:numId="10">
    <w:abstractNumId w:val="34"/>
  </w:num>
  <w:num w:numId="11">
    <w:abstractNumId w:val="0"/>
  </w:num>
  <w:num w:numId="12">
    <w:abstractNumId w:val="2"/>
  </w:num>
  <w:num w:numId="13">
    <w:abstractNumId w:val="10"/>
  </w:num>
  <w:num w:numId="14">
    <w:abstractNumId w:val="24"/>
  </w:num>
  <w:num w:numId="15">
    <w:abstractNumId w:val="5"/>
  </w:num>
  <w:num w:numId="16">
    <w:abstractNumId w:val="18"/>
  </w:num>
  <w:num w:numId="17">
    <w:abstractNumId w:val="16"/>
  </w:num>
  <w:num w:numId="18">
    <w:abstractNumId w:val="37"/>
  </w:num>
  <w:num w:numId="19">
    <w:abstractNumId w:val="3"/>
  </w:num>
  <w:num w:numId="20">
    <w:abstractNumId w:val="15"/>
  </w:num>
  <w:num w:numId="21">
    <w:abstractNumId w:val="26"/>
  </w:num>
  <w:num w:numId="22">
    <w:abstractNumId w:val="27"/>
  </w:num>
  <w:num w:numId="23">
    <w:abstractNumId w:val="36"/>
  </w:num>
  <w:num w:numId="24">
    <w:abstractNumId w:val="38"/>
  </w:num>
  <w:num w:numId="25">
    <w:abstractNumId w:val="4"/>
  </w:num>
  <w:num w:numId="26">
    <w:abstractNumId w:val="28"/>
  </w:num>
  <w:num w:numId="27">
    <w:abstractNumId w:val="41"/>
  </w:num>
  <w:num w:numId="28">
    <w:abstractNumId w:val="39"/>
  </w:num>
  <w:num w:numId="29">
    <w:abstractNumId w:val="33"/>
  </w:num>
  <w:num w:numId="30">
    <w:abstractNumId w:val="30"/>
  </w:num>
  <w:num w:numId="31">
    <w:abstractNumId w:val="25"/>
  </w:num>
  <w:num w:numId="32">
    <w:abstractNumId w:val="20"/>
  </w:num>
  <w:num w:numId="33">
    <w:abstractNumId w:val="19"/>
  </w:num>
  <w:num w:numId="34">
    <w:abstractNumId w:val="23"/>
  </w:num>
  <w:num w:numId="35">
    <w:abstractNumId w:val="32"/>
  </w:num>
  <w:num w:numId="36">
    <w:abstractNumId w:val="13"/>
  </w:num>
  <w:num w:numId="37">
    <w:abstractNumId w:val="29"/>
  </w:num>
  <w:num w:numId="38">
    <w:abstractNumId w:val="7"/>
  </w:num>
  <w:num w:numId="39">
    <w:abstractNumId w:val="9"/>
  </w:num>
  <w:num w:numId="40">
    <w:abstractNumId w:val="17"/>
  </w:num>
  <w:num w:numId="41">
    <w:abstractNumId w:val="11"/>
  </w:num>
  <w:num w:numId="42">
    <w:abstractNumId w:val="1"/>
  </w:num>
  <w:num w:numId="43">
    <w:abstractNumId w:val="35"/>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LA REUNION EXTERNA">
    <w15:presenceInfo w15:providerId="None" w15:userId="SALA REUNION EXTERNA"/>
  </w15:person>
  <w15:person w15:author="Giannina Mondino">
    <w15:presenceInfo w15:providerId="Windows Live" w15:userId="c9540633d488da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L" w:vendorID="64" w:dllVersion="0" w:nlCheck="1" w:checkStyle="0"/>
  <w:activeWritingStyle w:appName="MSWord" w:lang="es-ES" w:vendorID="64" w:dllVersion="0" w:nlCheck="1" w:checkStyle="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s-MX" w:vendorID="64" w:dllVersion="6" w:nlCheck="1" w:checkStyle="1"/>
  <w:activeWritingStyle w:appName="MSWord" w:lang="es-ES_tradnl" w:vendorID="64" w:dllVersion="6" w:nlCheck="1" w:checkStyle="1"/>
  <w:activeWritingStyle w:appName="MSWord" w:lang="es-CL"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AD7"/>
    <w:rsid w:val="00001B08"/>
    <w:rsid w:val="000039E0"/>
    <w:rsid w:val="0000419F"/>
    <w:rsid w:val="00004BF6"/>
    <w:rsid w:val="00004EC4"/>
    <w:rsid w:val="00011747"/>
    <w:rsid w:val="000123AD"/>
    <w:rsid w:val="00012E31"/>
    <w:rsid w:val="00014FE2"/>
    <w:rsid w:val="00016908"/>
    <w:rsid w:val="0002054E"/>
    <w:rsid w:val="00020CB2"/>
    <w:rsid w:val="000220A6"/>
    <w:rsid w:val="00023AE3"/>
    <w:rsid w:val="00024478"/>
    <w:rsid w:val="00024924"/>
    <w:rsid w:val="00024AD9"/>
    <w:rsid w:val="00027C45"/>
    <w:rsid w:val="0003054D"/>
    <w:rsid w:val="00030B40"/>
    <w:rsid w:val="00031BA7"/>
    <w:rsid w:val="0003289E"/>
    <w:rsid w:val="00033807"/>
    <w:rsid w:val="00036BD4"/>
    <w:rsid w:val="00042E0B"/>
    <w:rsid w:val="000523F0"/>
    <w:rsid w:val="00055D4F"/>
    <w:rsid w:val="00055E6B"/>
    <w:rsid w:val="000566C2"/>
    <w:rsid w:val="00057C8A"/>
    <w:rsid w:val="0006576C"/>
    <w:rsid w:val="0007082F"/>
    <w:rsid w:val="00075651"/>
    <w:rsid w:val="000803CA"/>
    <w:rsid w:val="000918C1"/>
    <w:rsid w:val="00091A80"/>
    <w:rsid w:val="00092836"/>
    <w:rsid w:val="00095165"/>
    <w:rsid w:val="00097AEF"/>
    <w:rsid w:val="000A0FE4"/>
    <w:rsid w:val="000A3DFA"/>
    <w:rsid w:val="000A535B"/>
    <w:rsid w:val="000A6AD8"/>
    <w:rsid w:val="000B0051"/>
    <w:rsid w:val="000B6444"/>
    <w:rsid w:val="000B7E29"/>
    <w:rsid w:val="000C4008"/>
    <w:rsid w:val="000C77DA"/>
    <w:rsid w:val="000D13E0"/>
    <w:rsid w:val="000D4921"/>
    <w:rsid w:val="000E0188"/>
    <w:rsid w:val="000E042D"/>
    <w:rsid w:val="000E074A"/>
    <w:rsid w:val="000E150C"/>
    <w:rsid w:val="000E18BF"/>
    <w:rsid w:val="000E1C52"/>
    <w:rsid w:val="000E34CA"/>
    <w:rsid w:val="000E36B4"/>
    <w:rsid w:val="000E4666"/>
    <w:rsid w:val="000E59F0"/>
    <w:rsid w:val="000E6959"/>
    <w:rsid w:val="000E76F0"/>
    <w:rsid w:val="000F39FC"/>
    <w:rsid w:val="000F6073"/>
    <w:rsid w:val="00100724"/>
    <w:rsid w:val="00101DF8"/>
    <w:rsid w:val="00110B1A"/>
    <w:rsid w:val="00111E30"/>
    <w:rsid w:val="001120B5"/>
    <w:rsid w:val="00114FA9"/>
    <w:rsid w:val="00121E54"/>
    <w:rsid w:val="00124FCA"/>
    <w:rsid w:val="00125ACD"/>
    <w:rsid w:val="0013115A"/>
    <w:rsid w:val="00133762"/>
    <w:rsid w:val="001344AF"/>
    <w:rsid w:val="00134A0D"/>
    <w:rsid w:val="00135B62"/>
    <w:rsid w:val="00141C74"/>
    <w:rsid w:val="00153B17"/>
    <w:rsid w:val="0015491A"/>
    <w:rsid w:val="00156305"/>
    <w:rsid w:val="00164D47"/>
    <w:rsid w:val="00171E01"/>
    <w:rsid w:val="0017413D"/>
    <w:rsid w:val="001803AD"/>
    <w:rsid w:val="001813FD"/>
    <w:rsid w:val="0018452C"/>
    <w:rsid w:val="00185232"/>
    <w:rsid w:val="00185A6A"/>
    <w:rsid w:val="00186610"/>
    <w:rsid w:val="0018720A"/>
    <w:rsid w:val="00190D07"/>
    <w:rsid w:val="0019206E"/>
    <w:rsid w:val="001921F2"/>
    <w:rsid w:val="00193003"/>
    <w:rsid w:val="00194A80"/>
    <w:rsid w:val="00194DC4"/>
    <w:rsid w:val="00195DBC"/>
    <w:rsid w:val="001972F2"/>
    <w:rsid w:val="001A1C2A"/>
    <w:rsid w:val="001A4B72"/>
    <w:rsid w:val="001A62C3"/>
    <w:rsid w:val="001A78C5"/>
    <w:rsid w:val="001A7FA1"/>
    <w:rsid w:val="001B0741"/>
    <w:rsid w:val="001B14C9"/>
    <w:rsid w:val="001B5AA5"/>
    <w:rsid w:val="001B73E4"/>
    <w:rsid w:val="001C0C65"/>
    <w:rsid w:val="001C6FDF"/>
    <w:rsid w:val="001D65E4"/>
    <w:rsid w:val="001D66BD"/>
    <w:rsid w:val="001D7707"/>
    <w:rsid w:val="001E0EB7"/>
    <w:rsid w:val="001E75C2"/>
    <w:rsid w:val="001E7CE7"/>
    <w:rsid w:val="001F0F8D"/>
    <w:rsid w:val="001F151F"/>
    <w:rsid w:val="001F3402"/>
    <w:rsid w:val="001F572E"/>
    <w:rsid w:val="001F6C8A"/>
    <w:rsid w:val="001F7EAF"/>
    <w:rsid w:val="00204341"/>
    <w:rsid w:val="0021374F"/>
    <w:rsid w:val="0021434C"/>
    <w:rsid w:val="00216721"/>
    <w:rsid w:val="00217735"/>
    <w:rsid w:val="00220995"/>
    <w:rsid w:val="00225C20"/>
    <w:rsid w:val="002262FF"/>
    <w:rsid w:val="00227069"/>
    <w:rsid w:val="0022734A"/>
    <w:rsid w:val="00227F25"/>
    <w:rsid w:val="00231330"/>
    <w:rsid w:val="00231D75"/>
    <w:rsid w:val="002339A9"/>
    <w:rsid w:val="00233F75"/>
    <w:rsid w:val="0023437B"/>
    <w:rsid w:val="00236991"/>
    <w:rsid w:val="002370BC"/>
    <w:rsid w:val="002427CC"/>
    <w:rsid w:val="0024738F"/>
    <w:rsid w:val="0024788F"/>
    <w:rsid w:val="0025011A"/>
    <w:rsid w:val="00253485"/>
    <w:rsid w:val="0025404F"/>
    <w:rsid w:val="002545BC"/>
    <w:rsid w:val="002554CB"/>
    <w:rsid w:val="0025689B"/>
    <w:rsid w:val="00260C72"/>
    <w:rsid w:val="00263109"/>
    <w:rsid w:val="00263199"/>
    <w:rsid w:val="0026707D"/>
    <w:rsid w:val="002726C6"/>
    <w:rsid w:val="00275C4B"/>
    <w:rsid w:val="00275E9A"/>
    <w:rsid w:val="002850E6"/>
    <w:rsid w:val="002872E4"/>
    <w:rsid w:val="002906DE"/>
    <w:rsid w:val="002912C5"/>
    <w:rsid w:val="00294B27"/>
    <w:rsid w:val="00296B24"/>
    <w:rsid w:val="002972BA"/>
    <w:rsid w:val="00297927"/>
    <w:rsid w:val="002A0D84"/>
    <w:rsid w:val="002A12D0"/>
    <w:rsid w:val="002A1A3F"/>
    <w:rsid w:val="002A54EC"/>
    <w:rsid w:val="002A619A"/>
    <w:rsid w:val="002A6EB4"/>
    <w:rsid w:val="002B33AE"/>
    <w:rsid w:val="002B3E53"/>
    <w:rsid w:val="002B5D95"/>
    <w:rsid w:val="002B74F2"/>
    <w:rsid w:val="002B79A3"/>
    <w:rsid w:val="002C15FF"/>
    <w:rsid w:val="002C3D06"/>
    <w:rsid w:val="002C4B07"/>
    <w:rsid w:val="002C7FAD"/>
    <w:rsid w:val="002D0C45"/>
    <w:rsid w:val="002D1510"/>
    <w:rsid w:val="002E0BCC"/>
    <w:rsid w:val="002E72CC"/>
    <w:rsid w:val="002F11C8"/>
    <w:rsid w:val="002F1BEE"/>
    <w:rsid w:val="002F34FF"/>
    <w:rsid w:val="002F7B85"/>
    <w:rsid w:val="003017D9"/>
    <w:rsid w:val="00303065"/>
    <w:rsid w:val="003031DC"/>
    <w:rsid w:val="00310D7A"/>
    <w:rsid w:val="00310E50"/>
    <w:rsid w:val="0031450B"/>
    <w:rsid w:val="00315217"/>
    <w:rsid w:val="00315BAF"/>
    <w:rsid w:val="00317235"/>
    <w:rsid w:val="00321836"/>
    <w:rsid w:val="0032368D"/>
    <w:rsid w:val="003262CA"/>
    <w:rsid w:val="00326B80"/>
    <w:rsid w:val="00327BF9"/>
    <w:rsid w:val="00332DFE"/>
    <w:rsid w:val="00333AFE"/>
    <w:rsid w:val="00334E2D"/>
    <w:rsid w:val="003377F4"/>
    <w:rsid w:val="003417DD"/>
    <w:rsid w:val="00342F39"/>
    <w:rsid w:val="00343AF7"/>
    <w:rsid w:val="00344D63"/>
    <w:rsid w:val="003456FD"/>
    <w:rsid w:val="00346737"/>
    <w:rsid w:val="00347325"/>
    <w:rsid w:val="00353A7E"/>
    <w:rsid w:val="003572A0"/>
    <w:rsid w:val="00360B11"/>
    <w:rsid w:val="00363C0A"/>
    <w:rsid w:val="00365F95"/>
    <w:rsid w:val="00373050"/>
    <w:rsid w:val="0037401C"/>
    <w:rsid w:val="003777BD"/>
    <w:rsid w:val="00377E19"/>
    <w:rsid w:val="003826C6"/>
    <w:rsid w:val="00384A85"/>
    <w:rsid w:val="00385033"/>
    <w:rsid w:val="00390655"/>
    <w:rsid w:val="00395906"/>
    <w:rsid w:val="003968C7"/>
    <w:rsid w:val="003978AB"/>
    <w:rsid w:val="00397E6D"/>
    <w:rsid w:val="003A098C"/>
    <w:rsid w:val="003A1F37"/>
    <w:rsid w:val="003A3083"/>
    <w:rsid w:val="003A5CF9"/>
    <w:rsid w:val="003A5D9C"/>
    <w:rsid w:val="003A6765"/>
    <w:rsid w:val="003B040D"/>
    <w:rsid w:val="003B0B6D"/>
    <w:rsid w:val="003B161F"/>
    <w:rsid w:val="003B36D6"/>
    <w:rsid w:val="003B38A8"/>
    <w:rsid w:val="003B553E"/>
    <w:rsid w:val="003B5AE6"/>
    <w:rsid w:val="003C0F4E"/>
    <w:rsid w:val="003D0858"/>
    <w:rsid w:val="003D14AC"/>
    <w:rsid w:val="003D193E"/>
    <w:rsid w:val="003D44F0"/>
    <w:rsid w:val="003D5E56"/>
    <w:rsid w:val="003E2565"/>
    <w:rsid w:val="003E69A6"/>
    <w:rsid w:val="003E7931"/>
    <w:rsid w:val="003F3BB8"/>
    <w:rsid w:val="003F3D23"/>
    <w:rsid w:val="003F4307"/>
    <w:rsid w:val="003F4C8F"/>
    <w:rsid w:val="003F5145"/>
    <w:rsid w:val="0040226F"/>
    <w:rsid w:val="00404949"/>
    <w:rsid w:val="00410A6B"/>
    <w:rsid w:val="00410BD0"/>
    <w:rsid w:val="00412D99"/>
    <w:rsid w:val="00413DCE"/>
    <w:rsid w:val="0041441C"/>
    <w:rsid w:val="00415C16"/>
    <w:rsid w:val="00417A2C"/>
    <w:rsid w:val="00420196"/>
    <w:rsid w:val="004204C0"/>
    <w:rsid w:val="00424595"/>
    <w:rsid w:val="00430B06"/>
    <w:rsid w:val="004318FE"/>
    <w:rsid w:val="004331F5"/>
    <w:rsid w:val="004370FC"/>
    <w:rsid w:val="0044302E"/>
    <w:rsid w:val="0044456A"/>
    <w:rsid w:val="00445CF1"/>
    <w:rsid w:val="0044603A"/>
    <w:rsid w:val="00446DFB"/>
    <w:rsid w:val="004526AC"/>
    <w:rsid w:val="00453368"/>
    <w:rsid w:val="00454430"/>
    <w:rsid w:val="004552FE"/>
    <w:rsid w:val="00455A5B"/>
    <w:rsid w:val="004607FE"/>
    <w:rsid w:val="0046239B"/>
    <w:rsid w:val="00462C65"/>
    <w:rsid w:val="004646E2"/>
    <w:rsid w:val="00466A80"/>
    <w:rsid w:val="004671F8"/>
    <w:rsid w:val="00474031"/>
    <w:rsid w:val="00475DBE"/>
    <w:rsid w:val="00482D06"/>
    <w:rsid w:val="0048311B"/>
    <w:rsid w:val="00484984"/>
    <w:rsid w:val="004858C6"/>
    <w:rsid w:val="00486F81"/>
    <w:rsid w:val="00486FF8"/>
    <w:rsid w:val="004917F2"/>
    <w:rsid w:val="00493D1E"/>
    <w:rsid w:val="00494098"/>
    <w:rsid w:val="00495162"/>
    <w:rsid w:val="00496023"/>
    <w:rsid w:val="00497D65"/>
    <w:rsid w:val="004A113C"/>
    <w:rsid w:val="004A37E2"/>
    <w:rsid w:val="004A4640"/>
    <w:rsid w:val="004A6F0D"/>
    <w:rsid w:val="004A77F3"/>
    <w:rsid w:val="004B0B5B"/>
    <w:rsid w:val="004B6465"/>
    <w:rsid w:val="004C0C27"/>
    <w:rsid w:val="004C246B"/>
    <w:rsid w:val="004C4F51"/>
    <w:rsid w:val="004C6EA9"/>
    <w:rsid w:val="004C6F69"/>
    <w:rsid w:val="004C7EF2"/>
    <w:rsid w:val="004D2967"/>
    <w:rsid w:val="004D5C8F"/>
    <w:rsid w:val="004D607E"/>
    <w:rsid w:val="004D68B3"/>
    <w:rsid w:val="004D76B8"/>
    <w:rsid w:val="004E08C7"/>
    <w:rsid w:val="004E2B07"/>
    <w:rsid w:val="004E4620"/>
    <w:rsid w:val="004E7170"/>
    <w:rsid w:val="004E7557"/>
    <w:rsid w:val="004F020A"/>
    <w:rsid w:val="004F101F"/>
    <w:rsid w:val="004F39FA"/>
    <w:rsid w:val="004F4391"/>
    <w:rsid w:val="004F4C73"/>
    <w:rsid w:val="004F5645"/>
    <w:rsid w:val="00500FB9"/>
    <w:rsid w:val="00501604"/>
    <w:rsid w:val="00502D9D"/>
    <w:rsid w:val="00503CBE"/>
    <w:rsid w:val="00507C5A"/>
    <w:rsid w:val="00512421"/>
    <w:rsid w:val="00512926"/>
    <w:rsid w:val="00514EF1"/>
    <w:rsid w:val="005160FB"/>
    <w:rsid w:val="00516C39"/>
    <w:rsid w:val="005205CF"/>
    <w:rsid w:val="0052295D"/>
    <w:rsid w:val="00524417"/>
    <w:rsid w:val="00524AE7"/>
    <w:rsid w:val="005256CD"/>
    <w:rsid w:val="00534615"/>
    <w:rsid w:val="00536A92"/>
    <w:rsid w:val="00536E9B"/>
    <w:rsid w:val="005375D6"/>
    <w:rsid w:val="0054217A"/>
    <w:rsid w:val="00543A4F"/>
    <w:rsid w:val="0054412B"/>
    <w:rsid w:val="00545278"/>
    <w:rsid w:val="0055364B"/>
    <w:rsid w:val="00557C94"/>
    <w:rsid w:val="00560693"/>
    <w:rsid w:val="005607A0"/>
    <w:rsid w:val="005657ED"/>
    <w:rsid w:val="005733EF"/>
    <w:rsid w:val="005738FA"/>
    <w:rsid w:val="00575092"/>
    <w:rsid w:val="005810F0"/>
    <w:rsid w:val="00581E23"/>
    <w:rsid w:val="005833BA"/>
    <w:rsid w:val="00584894"/>
    <w:rsid w:val="00586332"/>
    <w:rsid w:val="0058669D"/>
    <w:rsid w:val="00586BCA"/>
    <w:rsid w:val="00587373"/>
    <w:rsid w:val="0059045F"/>
    <w:rsid w:val="00597D0E"/>
    <w:rsid w:val="005A1A7F"/>
    <w:rsid w:val="005A2B77"/>
    <w:rsid w:val="005A2DAD"/>
    <w:rsid w:val="005A415B"/>
    <w:rsid w:val="005A6CC3"/>
    <w:rsid w:val="005B218A"/>
    <w:rsid w:val="005B2EEA"/>
    <w:rsid w:val="005B58F2"/>
    <w:rsid w:val="005C05FC"/>
    <w:rsid w:val="005C1292"/>
    <w:rsid w:val="005C3133"/>
    <w:rsid w:val="005C3995"/>
    <w:rsid w:val="005C41B8"/>
    <w:rsid w:val="005C521E"/>
    <w:rsid w:val="005C5AD7"/>
    <w:rsid w:val="005D2B1E"/>
    <w:rsid w:val="005D7E83"/>
    <w:rsid w:val="005E0FD9"/>
    <w:rsid w:val="005E144E"/>
    <w:rsid w:val="005E4293"/>
    <w:rsid w:val="005E5EB4"/>
    <w:rsid w:val="005E67EB"/>
    <w:rsid w:val="005E727E"/>
    <w:rsid w:val="005F0FC5"/>
    <w:rsid w:val="005F12D2"/>
    <w:rsid w:val="005F47C3"/>
    <w:rsid w:val="005F69DA"/>
    <w:rsid w:val="005F747A"/>
    <w:rsid w:val="00600B7D"/>
    <w:rsid w:val="006023E7"/>
    <w:rsid w:val="00603D07"/>
    <w:rsid w:val="00604C7E"/>
    <w:rsid w:val="00605655"/>
    <w:rsid w:val="0060583B"/>
    <w:rsid w:val="006103F0"/>
    <w:rsid w:val="00611BCD"/>
    <w:rsid w:val="00617602"/>
    <w:rsid w:val="00617F04"/>
    <w:rsid w:val="00621C09"/>
    <w:rsid w:val="00623295"/>
    <w:rsid w:val="00627E7D"/>
    <w:rsid w:val="00631C58"/>
    <w:rsid w:val="006324E4"/>
    <w:rsid w:val="00632EBC"/>
    <w:rsid w:val="006335B4"/>
    <w:rsid w:val="00634595"/>
    <w:rsid w:val="00634B12"/>
    <w:rsid w:val="006378B3"/>
    <w:rsid w:val="00640560"/>
    <w:rsid w:val="006424F5"/>
    <w:rsid w:val="00643C05"/>
    <w:rsid w:val="00644197"/>
    <w:rsid w:val="00644880"/>
    <w:rsid w:val="00645D56"/>
    <w:rsid w:val="00645E2C"/>
    <w:rsid w:val="0064651F"/>
    <w:rsid w:val="00646FB6"/>
    <w:rsid w:val="00651A0C"/>
    <w:rsid w:val="006538A4"/>
    <w:rsid w:val="0065435C"/>
    <w:rsid w:val="006544BB"/>
    <w:rsid w:val="00655EBB"/>
    <w:rsid w:val="00656288"/>
    <w:rsid w:val="00661DA8"/>
    <w:rsid w:val="00664913"/>
    <w:rsid w:val="00667887"/>
    <w:rsid w:val="00667FB9"/>
    <w:rsid w:val="00671D53"/>
    <w:rsid w:val="00672B1C"/>
    <w:rsid w:val="006741C8"/>
    <w:rsid w:val="00680F9C"/>
    <w:rsid w:val="006816C8"/>
    <w:rsid w:val="0068189E"/>
    <w:rsid w:val="00681AE1"/>
    <w:rsid w:val="00682308"/>
    <w:rsid w:val="00684FB4"/>
    <w:rsid w:val="006862E2"/>
    <w:rsid w:val="00691133"/>
    <w:rsid w:val="00692413"/>
    <w:rsid w:val="00692C5A"/>
    <w:rsid w:val="00696655"/>
    <w:rsid w:val="00697D9A"/>
    <w:rsid w:val="006A00AF"/>
    <w:rsid w:val="006A05A2"/>
    <w:rsid w:val="006B2D28"/>
    <w:rsid w:val="006B40CE"/>
    <w:rsid w:val="006B412A"/>
    <w:rsid w:val="006B5757"/>
    <w:rsid w:val="006B57A8"/>
    <w:rsid w:val="006C16CA"/>
    <w:rsid w:val="006C16CD"/>
    <w:rsid w:val="006C1A16"/>
    <w:rsid w:val="006C4662"/>
    <w:rsid w:val="006C491E"/>
    <w:rsid w:val="006C4EDD"/>
    <w:rsid w:val="006C6B0A"/>
    <w:rsid w:val="006C7E97"/>
    <w:rsid w:val="006D0AA6"/>
    <w:rsid w:val="006D0B56"/>
    <w:rsid w:val="006D175B"/>
    <w:rsid w:val="006D2A81"/>
    <w:rsid w:val="006D5083"/>
    <w:rsid w:val="006D6EE1"/>
    <w:rsid w:val="006E018D"/>
    <w:rsid w:val="006E3486"/>
    <w:rsid w:val="006E39B0"/>
    <w:rsid w:val="006E4213"/>
    <w:rsid w:val="006E5AFC"/>
    <w:rsid w:val="006E5B26"/>
    <w:rsid w:val="006F32D3"/>
    <w:rsid w:val="006F6311"/>
    <w:rsid w:val="006F7D47"/>
    <w:rsid w:val="00701609"/>
    <w:rsid w:val="007032EB"/>
    <w:rsid w:val="00705516"/>
    <w:rsid w:val="00707094"/>
    <w:rsid w:val="0071099E"/>
    <w:rsid w:val="00710B60"/>
    <w:rsid w:val="00710F77"/>
    <w:rsid w:val="00712FB7"/>
    <w:rsid w:val="0071749B"/>
    <w:rsid w:val="007208EB"/>
    <w:rsid w:val="007223AE"/>
    <w:rsid w:val="00723A06"/>
    <w:rsid w:val="007255F7"/>
    <w:rsid w:val="0072729D"/>
    <w:rsid w:val="00727A15"/>
    <w:rsid w:val="00727B01"/>
    <w:rsid w:val="00732ABE"/>
    <w:rsid w:val="00734E44"/>
    <w:rsid w:val="00740772"/>
    <w:rsid w:val="007408DE"/>
    <w:rsid w:val="0075045E"/>
    <w:rsid w:val="00751EDC"/>
    <w:rsid w:val="00752454"/>
    <w:rsid w:val="00752FFE"/>
    <w:rsid w:val="0075310A"/>
    <w:rsid w:val="00754F25"/>
    <w:rsid w:val="007568EF"/>
    <w:rsid w:val="00760F89"/>
    <w:rsid w:val="00762C3E"/>
    <w:rsid w:val="00763D63"/>
    <w:rsid w:val="00765F31"/>
    <w:rsid w:val="007668F1"/>
    <w:rsid w:val="0076715E"/>
    <w:rsid w:val="0076759E"/>
    <w:rsid w:val="007706F9"/>
    <w:rsid w:val="0077235B"/>
    <w:rsid w:val="0077248F"/>
    <w:rsid w:val="00773673"/>
    <w:rsid w:val="007741E0"/>
    <w:rsid w:val="00776780"/>
    <w:rsid w:val="00776816"/>
    <w:rsid w:val="00776E46"/>
    <w:rsid w:val="007840BE"/>
    <w:rsid w:val="00790860"/>
    <w:rsid w:val="00790CF6"/>
    <w:rsid w:val="0079123B"/>
    <w:rsid w:val="0079518E"/>
    <w:rsid w:val="007A127E"/>
    <w:rsid w:val="007A7135"/>
    <w:rsid w:val="007A7CD5"/>
    <w:rsid w:val="007B009C"/>
    <w:rsid w:val="007B484C"/>
    <w:rsid w:val="007B5B46"/>
    <w:rsid w:val="007C0249"/>
    <w:rsid w:val="007C5DF2"/>
    <w:rsid w:val="007C6BEC"/>
    <w:rsid w:val="007C6D36"/>
    <w:rsid w:val="007C6E61"/>
    <w:rsid w:val="007D1F1B"/>
    <w:rsid w:val="007D5B60"/>
    <w:rsid w:val="007D6934"/>
    <w:rsid w:val="007D6BC8"/>
    <w:rsid w:val="007E4779"/>
    <w:rsid w:val="007E4D55"/>
    <w:rsid w:val="007E51DB"/>
    <w:rsid w:val="007E6694"/>
    <w:rsid w:val="007F4B13"/>
    <w:rsid w:val="007F55C1"/>
    <w:rsid w:val="007F6D64"/>
    <w:rsid w:val="00800776"/>
    <w:rsid w:val="00804A8D"/>
    <w:rsid w:val="00804FC1"/>
    <w:rsid w:val="00805528"/>
    <w:rsid w:val="00806A2B"/>
    <w:rsid w:val="00806DF5"/>
    <w:rsid w:val="00810E58"/>
    <w:rsid w:val="008116A3"/>
    <w:rsid w:val="00812A10"/>
    <w:rsid w:val="00814120"/>
    <w:rsid w:val="00814E9B"/>
    <w:rsid w:val="00815D7F"/>
    <w:rsid w:val="008165F6"/>
    <w:rsid w:val="00817AB6"/>
    <w:rsid w:val="008203F1"/>
    <w:rsid w:val="00820E1F"/>
    <w:rsid w:val="00823255"/>
    <w:rsid w:val="00823ED0"/>
    <w:rsid w:val="0082411D"/>
    <w:rsid w:val="008247F8"/>
    <w:rsid w:val="00824D98"/>
    <w:rsid w:val="00826BCB"/>
    <w:rsid w:val="00830AD8"/>
    <w:rsid w:val="0083111D"/>
    <w:rsid w:val="00834C9C"/>
    <w:rsid w:val="0083706B"/>
    <w:rsid w:val="00842ED0"/>
    <w:rsid w:val="00843A18"/>
    <w:rsid w:val="00847743"/>
    <w:rsid w:val="00856DCD"/>
    <w:rsid w:val="008602E6"/>
    <w:rsid w:val="0086299A"/>
    <w:rsid w:val="008636F6"/>
    <w:rsid w:val="008648EB"/>
    <w:rsid w:val="00867F64"/>
    <w:rsid w:val="0087245C"/>
    <w:rsid w:val="008749B2"/>
    <w:rsid w:val="00875D83"/>
    <w:rsid w:val="00877442"/>
    <w:rsid w:val="00881EC3"/>
    <w:rsid w:val="00887F01"/>
    <w:rsid w:val="00891F5F"/>
    <w:rsid w:val="00892FB7"/>
    <w:rsid w:val="00893923"/>
    <w:rsid w:val="008960D4"/>
    <w:rsid w:val="00896B23"/>
    <w:rsid w:val="008A15FA"/>
    <w:rsid w:val="008A2D4F"/>
    <w:rsid w:val="008A5B3B"/>
    <w:rsid w:val="008A6C03"/>
    <w:rsid w:val="008B0699"/>
    <w:rsid w:val="008B17D2"/>
    <w:rsid w:val="008B61F6"/>
    <w:rsid w:val="008B6AB1"/>
    <w:rsid w:val="008C3BA1"/>
    <w:rsid w:val="008C5DBE"/>
    <w:rsid w:val="008C65B4"/>
    <w:rsid w:val="008D10AD"/>
    <w:rsid w:val="008D1181"/>
    <w:rsid w:val="008D140B"/>
    <w:rsid w:val="008D185B"/>
    <w:rsid w:val="008D199C"/>
    <w:rsid w:val="008D3A27"/>
    <w:rsid w:val="008D3FA9"/>
    <w:rsid w:val="008D49B2"/>
    <w:rsid w:val="008D5008"/>
    <w:rsid w:val="008E08AC"/>
    <w:rsid w:val="008F0996"/>
    <w:rsid w:val="008F0E46"/>
    <w:rsid w:val="008F1D5B"/>
    <w:rsid w:val="00900FD3"/>
    <w:rsid w:val="00900FE8"/>
    <w:rsid w:val="00903C99"/>
    <w:rsid w:val="00904760"/>
    <w:rsid w:val="00905DD4"/>
    <w:rsid w:val="00905E47"/>
    <w:rsid w:val="009061E6"/>
    <w:rsid w:val="0090632F"/>
    <w:rsid w:val="009071FB"/>
    <w:rsid w:val="00911070"/>
    <w:rsid w:val="0091124D"/>
    <w:rsid w:val="00911715"/>
    <w:rsid w:val="009143BA"/>
    <w:rsid w:val="00914405"/>
    <w:rsid w:val="00914B4B"/>
    <w:rsid w:val="00917E74"/>
    <w:rsid w:val="00924038"/>
    <w:rsid w:val="009266D2"/>
    <w:rsid w:val="0092745C"/>
    <w:rsid w:val="00930333"/>
    <w:rsid w:val="00931E8E"/>
    <w:rsid w:val="00937E42"/>
    <w:rsid w:val="009443DA"/>
    <w:rsid w:val="009466C3"/>
    <w:rsid w:val="00950A14"/>
    <w:rsid w:val="00951757"/>
    <w:rsid w:val="00951C00"/>
    <w:rsid w:val="009526EC"/>
    <w:rsid w:val="0095454A"/>
    <w:rsid w:val="00954FC0"/>
    <w:rsid w:val="00956CBB"/>
    <w:rsid w:val="00961001"/>
    <w:rsid w:val="009610B5"/>
    <w:rsid w:val="00961E86"/>
    <w:rsid w:val="009662F9"/>
    <w:rsid w:val="00970363"/>
    <w:rsid w:val="009720C1"/>
    <w:rsid w:val="0097406F"/>
    <w:rsid w:val="0097410E"/>
    <w:rsid w:val="0097595F"/>
    <w:rsid w:val="00976964"/>
    <w:rsid w:val="009827B5"/>
    <w:rsid w:val="00983AA7"/>
    <w:rsid w:val="0098537C"/>
    <w:rsid w:val="00986269"/>
    <w:rsid w:val="00987001"/>
    <w:rsid w:val="00996AA0"/>
    <w:rsid w:val="009A0DD4"/>
    <w:rsid w:val="009A45E8"/>
    <w:rsid w:val="009A4B37"/>
    <w:rsid w:val="009A60D1"/>
    <w:rsid w:val="009A6E89"/>
    <w:rsid w:val="009B3BE9"/>
    <w:rsid w:val="009B52C0"/>
    <w:rsid w:val="009B5D51"/>
    <w:rsid w:val="009C0180"/>
    <w:rsid w:val="009C0A8E"/>
    <w:rsid w:val="009C1C57"/>
    <w:rsid w:val="009D49F2"/>
    <w:rsid w:val="009D4A73"/>
    <w:rsid w:val="009D5311"/>
    <w:rsid w:val="009D5E69"/>
    <w:rsid w:val="009D685A"/>
    <w:rsid w:val="009E3772"/>
    <w:rsid w:val="009E3BF1"/>
    <w:rsid w:val="009E5355"/>
    <w:rsid w:val="009E5FD4"/>
    <w:rsid w:val="009F090D"/>
    <w:rsid w:val="009F1B5A"/>
    <w:rsid w:val="009F1B74"/>
    <w:rsid w:val="009F2572"/>
    <w:rsid w:val="009F4069"/>
    <w:rsid w:val="009F56AD"/>
    <w:rsid w:val="009F5D7D"/>
    <w:rsid w:val="009F6815"/>
    <w:rsid w:val="00A10FFC"/>
    <w:rsid w:val="00A12AC5"/>
    <w:rsid w:val="00A133BF"/>
    <w:rsid w:val="00A1418F"/>
    <w:rsid w:val="00A218C9"/>
    <w:rsid w:val="00A21E20"/>
    <w:rsid w:val="00A22163"/>
    <w:rsid w:val="00A2287E"/>
    <w:rsid w:val="00A2580C"/>
    <w:rsid w:val="00A26C24"/>
    <w:rsid w:val="00A26C52"/>
    <w:rsid w:val="00A27D06"/>
    <w:rsid w:val="00A30458"/>
    <w:rsid w:val="00A35CE9"/>
    <w:rsid w:val="00A36CE7"/>
    <w:rsid w:val="00A42CA4"/>
    <w:rsid w:val="00A42CE9"/>
    <w:rsid w:val="00A4371B"/>
    <w:rsid w:val="00A466A8"/>
    <w:rsid w:val="00A51A85"/>
    <w:rsid w:val="00A52F96"/>
    <w:rsid w:val="00A53CB3"/>
    <w:rsid w:val="00A551EF"/>
    <w:rsid w:val="00A55F24"/>
    <w:rsid w:val="00A61595"/>
    <w:rsid w:val="00A615FE"/>
    <w:rsid w:val="00A62A0F"/>
    <w:rsid w:val="00A62A56"/>
    <w:rsid w:val="00A63D2F"/>
    <w:rsid w:val="00A63E01"/>
    <w:rsid w:val="00A661D7"/>
    <w:rsid w:val="00A6688F"/>
    <w:rsid w:val="00A7149D"/>
    <w:rsid w:val="00A723FE"/>
    <w:rsid w:val="00A732E1"/>
    <w:rsid w:val="00A73FAC"/>
    <w:rsid w:val="00A74FDD"/>
    <w:rsid w:val="00A7660C"/>
    <w:rsid w:val="00A81D13"/>
    <w:rsid w:val="00A846AC"/>
    <w:rsid w:val="00A84707"/>
    <w:rsid w:val="00A84B3F"/>
    <w:rsid w:val="00A857E2"/>
    <w:rsid w:val="00A8712A"/>
    <w:rsid w:val="00A87932"/>
    <w:rsid w:val="00A9016A"/>
    <w:rsid w:val="00A91DE7"/>
    <w:rsid w:val="00A94F85"/>
    <w:rsid w:val="00A95497"/>
    <w:rsid w:val="00A973F2"/>
    <w:rsid w:val="00A97702"/>
    <w:rsid w:val="00AA246E"/>
    <w:rsid w:val="00AA24F9"/>
    <w:rsid w:val="00AA7EA7"/>
    <w:rsid w:val="00AB12D8"/>
    <w:rsid w:val="00AB1996"/>
    <w:rsid w:val="00AB24FA"/>
    <w:rsid w:val="00AB34E7"/>
    <w:rsid w:val="00AB461B"/>
    <w:rsid w:val="00AC0054"/>
    <w:rsid w:val="00AC3575"/>
    <w:rsid w:val="00AC437B"/>
    <w:rsid w:val="00AC6157"/>
    <w:rsid w:val="00AD08CC"/>
    <w:rsid w:val="00AD5E60"/>
    <w:rsid w:val="00AD6F74"/>
    <w:rsid w:val="00AE0D02"/>
    <w:rsid w:val="00AE16E6"/>
    <w:rsid w:val="00AE2AF0"/>
    <w:rsid w:val="00AF317B"/>
    <w:rsid w:val="00AF3D8C"/>
    <w:rsid w:val="00AF7168"/>
    <w:rsid w:val="00B00804"/>
    <w:rsid w:val="00B03A7B"/>
    <w:rsid w:val="00B057A1"/>
    <w:rsid w:val="00B10B24"/>
    <w:rsid w:val="00B10D70"/>
    <w:rsid w:val="00B12A3E"/>
    <w:rsid w:val="00B1688B"/>
    <w:rsid w:val="00B20140"/>
    <w:rsid w:val="00B2556F"/>
    <w:rsid w:val="00B3052D"/>
    <w:rsid w:val="00B30DAD"/>
    <w:rsid w:val="00B32FEB"/>
    <w:rsid w:val="00B405B6"/>
    <w:rsid w:val="00B4452B"/>
    <w:rsid w:val="00B464D2"/>
    <w:rsid w:val="00B52373"/>
    <w:rsid w:val="00B53B9A"/>
    <w:rsid w:val="00B559C8"/>
    <w:rsid w:val="00B6034E"/>
    <w:rsid w:val="00B60A75"/>
    <w:rsid w:val="00B679F2"/>
    <w:rsid w:val="00B67BAF"/>
    <w:rsid w:val="00B7013C"/>
    <w:rsid w:val="00B70825"/>
    <w:rsid w:val="00B709C8"/>
    <w:rsid w:val="00B72B00"/>
    <w:rsid w:val="00B73D67"/>
    <w:rsid w:val="00B75725"/>
    <w:rsid w:val="00B806F5"/>
    <w:rsid w:val="00B82B25"/>
    <w:rsid w:val="00B83610"/>
    <w:rsid w:val="00B83EAC"/>
    <w:rsid w:val="00B874F6"/>
    <w:rsid w:val="00B8759F"/>
    <w:rsid w:val="00B904A6"/>
    <w:rsid w:val="00B93876"/>
    <w:rsid w:val="00B9478A"/>
    <w:rsid w:val="00B95ED8"/>
    <w:rsid w:val="00B9716E"/>
    <w:rsid w:val="00BA00BE"/>
    <w:rsid w:val="00BA04FB"/>
    <w:rsid w:val="00BA1131"/>
    <w:rsid w:val="00BA179C"/>
    <w:rsid w:val="00BA3477"/>
    <w:rsid w:val="00BA4447"/>
    <w:rsid w:val="00BA6070"/>
    <w:rsid w:val="00BA76EC"/>
    <w:rsid w:val="00BB0240"/>
    <w:rsid w:val="00BB1660"/>
    <w:rsid w:val="00BB3939"/>
    <w:rsid w:val="00BB73DD"/>
    <w:rsid w:val="00BB75CF"/>
    <w:rsid w:val="00BC102D"/>
    <w:rsid w:val="00BC1345"/>
    <w:rsid w:val="00BC1DA2"/>
    <w:rsid w:val="00BC4E66"/>
    <w:rsid w:val="00BC6469"/>
    <w:rsid w:val="00BD3894"/>
    <w:rsid w:val="00BD4467"/>
    <w:rsid w:val="00BD491F"/>
    <w:rsid w:val="00BD7C2B"/>
    <w:rsid w:val="00BE2BDF"/>
    <w:rsid w:val="00BE4638"/>
    <w:rsid w:val="00BE6CE5"/>
    <w:rsid w:val="00BE7F54"/>
    <w:rsid w:val="00BF47F9"/>
    <w:rsid w:val="00BF4C1C"/>
    <w:rsid w:val="00BF5F5F"/>
    <w:rsid w:val="00BF65B7"/>
    <w:rsid w:val="00BF66C7"/>
    <w:rsid w:val="00C051A3"/>
    <w:rsid w:val="00C0677A"/>
    <w:rsid w:val="00C1130E"/>
    <w:rsid w:val="00C11649"/>
    <w:rsid w:val="00C12969"/>
    <w:rsid w:val="00C13929"/>
    <w:rsid w:val="00C13F22"/>
    <w:rsid w:val="00C16075"/>
    <w:rsid w:val="00C16CCB"/>
    <w:rsid w:val="00C1738A"/>
    <w:rsid w:val="00C179F2"/>
    <w:rsid w:val="00C205FE"/>
    <w:rsid w:val="00C20A03"/>
    <w:rsid w:val="00C21805"/>
    <w:rsid w:val="00C22625"/>
    <w:rsid w:val="00C24173"/>
    <w:rsid w:val="00C2498D"/>
    <w:rsid w:val="00C25E5A"/>
    <w:rsid w:val="00C3043F"/>
    <w:rsid w:val="00C33117"/>
    <w:rsid w:val="00C333FE"/>
    <w:rsid w:val="00C33CD1"/>
    <w:rsid w:val="00C35C7B"/>
    <w:rsid w:val="00C46710"/>
    <w:rsid w:val="00C46CB0"/>
    <w:rsid w:val="00C46F67"/>
    <w:rsid w:val="00C546E1"/>
    <w:rsid w:val="00C5547E"/>
    <w:rsid w:val="00C56CAE"/>
    <w:rsid w:val="00C67771"/>
    <w:rsid w:val="00C677C2"/>
    <w:rsid w:val="00C7360F"/>
    <w:rsid w:val="00C80FC5"/>
    <w:rsid w:val="00C816D0"/>
    <w:rsid w:val="00C85281"/>
    <w:rsid w:val="00C8554B"/>
    <w:rsid w:val="00C85D8E"/>
    <w:rsid w:val="00C86ED1"/>
    <w:rsid w:val="00C931C4"/>
    <w:rsid w:val="00CA0513"/>
    <w:rsid w:val="00CA32DC"/>
    <w:rsid w:val="00CA54B3"/>
    <w:rsid w:val="00CB1B59"/>
    <w:rsid w:val="00CB2D4B"/>
    <w:rsid w:val="00CB40C9"/>
    <w:rsid w:val="00CB5FDC"/>
    <w:rsid w:val="00CC025E"/>
    <w:rsid w:val="00CC0AC0"/>
    <w:rsid w:val="00CC30FE"/>
    <w:rsid w:val="00CC3CD1"/>
    <w:rsid w:val="00CC690E"/>
    <w:rsid w:val="00CC72E2"/>
    <w:rsid w:val="00CC753C"/>
    <w:rsid w:val="00CD2EB2"/>
    <w:rsid w:val="00CD4473"/>
    <w:rsid w:val="00CD6991"/>
    <w:rsid w:val="00CD7152"/>
    <w:rsid w:val="00CE06DA"/>
    <w:rsid w:val="00CE0A8F"/>
    <w:rsid w:val="00CE3498"/>
    <w:rsid w:val="00CE62C4"/>
    <w:rsid w:val="00CE7860"/>
    <w:rsid w:val="00CF01AB"/>
    <w:rsid w:val="00D0030D"/>
    <w:rsid w:val="00D0207C"/>
    <w:rsid w:val="00D028DB"/>
    <w:rsid w:val="00D07365"/>
    <w:rsid w:val="00D11795"/>
    <w:rsid w:val="00D1219C"/>
    <w:rsid w:val="00D13081"/>
    <w:rsid w:val="00D21BF4"/>
    <w:rsid w:val="00D238A2"/>
    <w:rsid w:val="00D2406F"/>
    <w:rsid w:val="00D24C69"/>
    <w:rsid w:val="00D27613"/>
    <w:rsid w:val="00D309AB"/>
    <w:rsid w:val="00D321BF"/>
    <w:rsid w:val="00D34053"/>
    <w:rsid w:val="00D346FD"/>
    <w:rsid w:val="00D34ECA"/>
    <w:rsid w:val="00D363A7"/>
    <w:rsid w:val="00D37260"/>
    <w:rsid w:val="00D37983"/>
    <w:rsid w:val="00D40C4F"/>
    <w:rsid w:val="00D40C53"/>
    <w:rsid w:val="00D438BB"/>
    <w:rsid w:val="00D445BE"/>
    <w:rsid w:val="00D458A4"/>
    <w:rsid w:val="00D45C71"/>
    <w:rsid w:val="00D47C45"/>
    <w:rsid w:val="00D503A5"/>
    <w:rsid w:val="00D52C2D"/>
    <w:rsid w:val="00D545B4"/>
    <w:rsid w:val="00D577EA"/>
    <w:rsid w:val="00D60A87"/>
    <w:rsid w:val="00D61089"/>
    <w:rsid w:val="00D61D5C"/>
    <w:rsid w:val="00D649DC"/>
    <w:rsid w:val="00D66A3D"/>
    <w:rsid w:val="00D71590"/>
    <w:rsid w:val="00D7257F"/>
    <w:rsid w:val="00D7676B"/>
    <w:rsid w:val="00D76889"/>
    <w:rsid w:val="00D80E72"/>
    <w:rsid w:val="00D80EE7"/>
    <w:rsid w:val="00D81B2B"/>
    <w:rsid w:val="00D83422"/>
    <w:rsid w:val="00D841D4"/>
    <w:rsid w:val="00D854FF"/>
    <w:rsid w:val="00D878E7"/>
    <w:rsid w:val="00D87D99"/>
    <w:rsid w:val="00D928B0"/>
    <w:rsid w:val="00D93EEF"/>
    <w:rsid w:val="00D96130"/>
    <w:rsid w:val="00D9640D"/>
    <w:rsid w:val="00D971A8"/>
    <w:rsid w:val="00D9744C"/>
    <w:rsid w:val="00DA136F"/>
    <w:rsid w:val="00DA32B7"/>
    <w:rsid w:val="00DA3B27"/>
    <w:rsid w:val="00DA4932"/>
    <w:rsid w:val="00DB0BE2"/>
    <w:rsid w:val="00DB3DB9"/>
    <w:rsid w:val="00DB5732"/>
    <w:rsid w:val="00DC30F4"/>
    <w:rsid w:val="00DC50EE"/>
    <w:rsid w:val="00DD37DF"/>
    <w:rsid w:val="00DE3F70"/>
    <w:rsid w:val="00DE6851"/>
    <w:rsid w:val="00DF0D36"/>
    <w:rsid w:val="00DF552E"/>
    <w:rsid w:val="00E01349"/>
    <w:rsid w:val="00E01F0D"/>
    <w:rsid w:val="00E03845"/>
    <w:rsid w:val="00E04528"/>
    <w:rsid w:val="00E05C42"/>
    <w:rsid w:val="00E078EF"/>
    <w:rsid w:val="00E1134B"/>
    <w:rsid w:val="00E1343E"/>
    <w:rsid w:val="00E21616"/>
    <w:rsid w:val="00E21F59"/>
    <w:rsid w:val="00E22927"/>
    <w:rsid w:val="00E23611"/>
    <w:rsid w:val="00E24DEB"/>
    <w:rsid w:val="00E26278"/>
    <w:rsid w:val="00E27446"/>
    <w:rsid w:val="00E32539"/>
    <w:rsid w:val="00E33010"/>
    <w:rsid w:val="00E34A6F"/>
    <w:rsid w:val="00E35D30"/>
    <w:rsid w:val="00E37073"/>
    <w:rsid w:val="00E4032E"/>
    <w:rsid w:val="00E44153"/>
    <w:rsid w:val="00E451EC"/>
    <w:rsid w:val="00E45A5B"/>
    <w:rsid w:val="00E51A3E"/>
    <w:rsid w:val="00E54306"/>
    <w:rsid w:val="00E547B2"/>
    <w:rsid w:val="00E549A5"/>
    <w:rsid w:val="00E56D61"/>
    <w:rsid w:val="00E630DC"/>
    <w:rsid w:val="00E63DDD"/>
    <w:rsid w:val="00E6478A"/>
    <w:rsid w:val="00E667AB"/>
    <w:rsid w:val="00E66E4C"/>
    <w:rsid w:val="00E67D06"/>
    <w:rsid w:val="00E7048D"/>
    <w:rsid w:val="00E716C9"/>
    <w:rsid w:val="00E74AEB"/>
    <w:rsid w:val="00E75D26"/>
    <w:rsid w:val="00E76CF9"/>
    <w:rsid w:val="00E76DC8"/>
    <w:rsid w:val="00E81006"/>
    <w:rsid w:val="00E810D3"/>
    <w:rsid w:val="00E8113B"/>
    <w:rsid w:val="00E855C6"/>
    <w:rsid w:val="00E85BEA"/>
    <w:rsid w:val="00E87E03"/>
    <w:rsid w:val="00E91910"/>
    <w:rsid w:val="00E91B29"/>
    <w:rsid w:val="00E91CE3"/>
    <w:rsid w:val="00E91DFF"/>
    <w:rsid w:val="00EA1563"/>
    <w:rsid w:val="00EA537D"/>
    <w:rsid w:val="00EB1FD8"/>
    <w:rsid w:val="00EB2C61"/>
    <w:rsid w:val="00EB3A1B"/>
    <w:rsid w:val="00EB44FE"/>
    <w:rsid w:val="00EB70A4"/>
    <w:rsid w:val="00EB7301"/>
    <w:rsid w:val="00EC0187"/>
    <w:rsid w:val="00EC6573"/>
    <w:rsid w:val="00ED202D"/>
    <w:rsid w:val="00ED217F"/>
    <w:rsid w:val="00ED2DBB"/>
    <w:rsid w:val="00ED3282"/>
    <w:rsid w:val="00ED38D4"/>
    <w:rsid w:val="00ED4737"/>
    <w:rsid w:val="00ED4B50"/>
    <w:rsid w:val="00EE026C"/>
    <w:rsid w:val="00EE287A"/>
    <w:rsid w:val="00EE3CF9"/>
    <w:rsid w:val="00EE3DD9"/>
    <w:rsid w:val="00EE65EB"/>
    <w:rsid w:val="00EE6B96"/>
    <w:rsid w:val="00EF217E"/>
    <w:rsid w:val="00EF3540"/>
    <w:rsid w:val="00EF7617"/>
    <w:rsid w:val="00EF777C"/>
    <w:rsid w:val="00EF77F0"/>
    <w:rsid w:val="00EF7FE9"/>
    <w:rsid w:val="00F01626"/>
    <w:rsid w:val="00F04ACD"/>
    <w:rsid w:val="00F04F96"/>
    <w:rsid w:val="00F06A00"/>
    <w:rsid w:val="00F06C64"/>
    <w:rsid w:val="00F06CB1"/>
    <w:rsid w:val="00F10824"/>
    <w:rsid w:val="00F11B6B"/>
    <w:rsid w:val="00F122DE"/>
    <w:rsid w:val="00F13A8C"/>
    <w:rsid w:val="00F15C36"/>
    <w:rsid w:val="00F17431"/>
    <w:rsid w:val="00F20E10"/>
    <w:rsid w:val="00F2110E"/>
    <w:rsid w:val="00F2617F"/>
    <w:rsid w:val="00F26FBC"/>
    <w:rsid w:val="00F27A25"/>
    <w:rsid w:val="00F31CAD"/>
    <w:rsid w:val="00F328D5"/>
    <w:rsid w:val="00F3439F"/>
    <w:rsid w:val="00F35A83"/>
    <w:rsid w:val="00F376F4"/>
    <w:rsid w:val="00F41E11"/>
    <w:rsid w:val="00F4362D"/>
    <w:rsid w:val="00F440D6"/>
    <w:rsid w:val="00F45405"/>
    <w:rsid w:val="00F47772"/>
    <w:rsid w:val="00F5031B"/>
    <w:rsid w:val="00F5305A"/>
    <w:rsid w:val="00F552EF"/>
    <w:rsid w:val="00F61E04"/>
    <w:rsid w:val="00F65E62"/>
    <w:rsid w:val="00F710DB"/>
    <w:rsid w:val="00F71224"/>
    <w:rsid w:val="00F71D32"/>
    <w:rsid w:val="00F73138"/>
    <w:rsid w:val="00F748FC"/>
    <w:rsid w:val="00F7560C"/>
    <w:rsid w:val="00F848F0"/>
    <w:rsid w:val="00F849EC"/>
    <w:rsid w:val="00F85F5B"/>
    <w:rsid w:val="00F86E75"/>
    <w:rsid w:val="00F87DE5"/>
    <w:rsid w:val="00F92702"/>
    <w:rsid w:val="00F954AE"/>
    <w:rsid w:val="00FA075F"/>
    <w:rsid w:val="00FA2362"/>
    <w:rsid w:val="00FB2279"/>
    <w:rsid w:val="00FB2BF7"/>
    <w:rsid w:val="00FB3706"/>
    <w:rsid w:val="00FB3AE4"/>
    <w:rsid w:val="00FB451E"/>
    <w:rsid w:val="00FB50B4"/>
    <w:rsid w:val="00FB65B3"/>
    <w:rsid w:val="00FB6C6C"/>
    <w:rsid w:val="00FC2D25"/>
    <w:rsid w:val="00FD027E"/>
    <w:rsid w:val="00FD0E55"/>
    <w:rsid w:val="00FD19B2"/>
    <w:rsid w:val="00FD1A0F"/>
    <w:rsid w:val="00FD5053"/>
    <w:rsid w:val="00FE3277"/>
    <w:rsid w:val="00FE6FD8"/>
    <w:rsid w:val="00FF16DB"/>
    <w:rsid w:val="00FF1779"/>
    <w:rsid w:val="00FF57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129B6B"/>
  <w15:docId w15:val="{F47D864A-B776-4E7B-9178-3E5BBB940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FD3"/>
    <w:pPr>
      <w:spacing w:after="160" w:line="259" w:lineRule="auto"/>
    </w:pPr>
    <w:rPr>
      <w:sz w:val="22"/>
      <w:szCs w:val="22"/>
    </w:rPr>
  </w:style>
  <w:style w:type="paragraph" w:styleId="Ttulo1">
    <w:name w:val="heading 1"/>
    <w:basedOn w:val="Normal"/>
    <w:next w:val="Normal"/>
    <w:link w:val="Ttulo1Car"/>
    <w:uiPriority w:val="9"/>
    <w:qFormat/>
    <w:rsid w:val="008D3FA9"/>
    <w:pPr>
      <w:numPr>
        <w:numId w:val="6"/>
      </w:numPr>
      <w:spacing w:before="360" w:after="240"/>
      <w:outlineLvl w:val="0"/>
    </w:pPr>
    <w:rPr>
      <w:rFonts w:ascii="Arial" w:hAnsi="Arial" w:cs="Arial"/>
      <w:b/>
      <w:sz w:val="28"/>
    </w:rPr>
  </w:style>
  <w:style w:type="paragraph" w:styleId="Ttulo2">
    <w:name w:val="heading 2"/>
    <w:basedOn w:val="Normal"/>
    <w:next w:val="Normal"/>
    <w:link w:val="Ttulo2Car"/>
    <w:uiPriority w:val="9"/>
    <w:unhideWhenUsed/>
    <w:qFormat/>
    <w:rsid w:val="00712FB7"/>
    <w:pPr>
      <w:numPr>
        <w:ilvl w:val="1"/>
        <w:numId w:val="6"/>
      </w:numPr>
      <w:tabs>
        <w:tab w:val="left" w:pos="851"/>
      </w:tabs>
      <w:spacing w:before="360" w:after="120"/>
      <w:outlineLvl w:val="1"/>
    </w:pPr>
    <w:rPr>
      <w:rFonts w:ascii="Arial" w:hAnsi="Arial" w:cs="Arial"/>
      <w:b/>
      <w:noProof/>
      <w:sz w:val="28"/>
    </w:rPr>
  </w:style>
  <w:style w:type="paragraph" w:styleId="Ttulo3">
    <w:name w:val="heading 3"/>
    <w:basedOn w:val="Normal"/>
    <w:next w:val="Normal"/>
    <w:link w:val="Ttulo3Car"/>
    <w:uiPriority w:val="9"/>
    <w:unhideWhenUsed/>
    <w:qFormat/>
    <w:rsid w:val="00BF65B7"/>
    <w:pPr>
      <w:keepNext/>
      <w:numPr>
        <w:ilvl w:val="2"/>
        <w:numId w:val="6"/>
      </w:numPr>
      <w:tabs>
        <w:tab w:val="left" w:pos="993"/>
      </w:tabs>
      <w:spacing w:before="240" w:after="60"/>
      <w:outlineLvl w:val="2"/>
    </w:pPr>
    <w:rPr>
      <w:rFonts w:ascii="Calibri Light" w:eastAsia="Times New Roman" w:hAnsi="Calibri Light"/>
      <w:b/>
      <w:bCs/>
      <w:sz w:val="26"/>
      <w:szCs w:val="26"/>
    </w:rPr>
  </w:style>
  <w:style w:type="paragraph" w:styleId="Ttulo4">
    <w:name w:val="heading 4"/>
    <w:basedOn w:val="Normal"/>
    <w:next w:val="Normal"/>
    <w:link w:val="Ttulo4Car"/>
    <w:uiPriority w:val="9"/>
    <w:unhideWhenUsed/>
    <w:qFormat/>
    <w:rsid w:val="00B057A1"/>
    <w:pPr>
      <w:keepNext/>
      <w:tabs>
        <w:tab w:val="left" w:pos="1134"/>
      </w:tabs>
      <w:spacing w:before="240" w:after="240"/>
      <w:outlineLvl w:val="3"/>
    </w:pPr>
    <w:rPr>
      <w:rFonts w:asciiTheme="majorHAnsi" w:eastAsia="Times New Roman" w:hAnsiTheme="majorHAnsi"/>
      <w:b/>
      <w:bCs/>
      <w:sz w:val="24"/>
      <w:szCs w:val="28"/>
    </w:rPr>
  </w:style>
  <w:style w:type="paragraph" w:styleId="Ttulo5">
    <w:name w:val="heading 5"/>
    <w:basedOn w:val="Normal"/>
    <w:next w:val="Normal"/>
    <w:link w:val="Ttulo5Car"/>
    <w:uiPriority w:val="9"/>
    <w:unhideWhenUsed/>
    <w:qFormat/>
    <w:rsid w:val="008D3FA9"/>
    <w:pPr>
      <w:numPr>
        <w:ilvl w:val="4"/>
        <w:numId w:val="6"/>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unhideWhenUsed/>
    <w:qFormat/>
    <w:rsid w:val="008D3FA9"/>
    <w:pPr>
      <w:numPr>
        <w:ilvl w:val="5"/>
        <w:numId w:val="6"/>
      </w:numPr>
      <w:spacing w:before="240" w:after="60"/>
      <w:outlineLvl w:val="5"/>
    </w:pPr>
    <w:rPr>
      <w:rFonts w:eastAsia="Times New Roman"/>
      <w:b/>
      <w:bCs/>
    </w:rPr>
  </w:style>
  <w:style w:type="paragraph" w:styleId="Ttulo7">
    <w:name w:val="heading 7"/>
    <w:basedOn w:val="Normal"/>
    <w:next w:val="Normal"/>
    <w:link w:val="Ttulo7Car"/>
    <w:uiPriority w:val="9"/>
    <w:unhideWhenUsed/>
    <w:qFormat/>
    <w:rsid w:val="008D3FA9"/>
    <w:pPr>
      <w:numPr>
        <w:ilvl w:val="6"/>
        <w:numId w:val="6"/>
      </w:numPr>
      <w:spacing w:before="240" w:after="60"/>
      <w:outlineLvl w:val="6"/>
    </w:pPr>
    <w:rPr>
      <w:rFonts w:eastAsia="Times New Roman"/>
      <w:sz w:val="24"/>
      <w:szCs w:val="24"/>
    </w:rPr>
  </w:style>
  <w:style w:type="paragraph" w:styleId="Ttulo8">
    <w:name w:val="heading 8"/>
    <w:basedOn w:val="Normal"/>
    <w:next w:val="Normal"/>
    <w:link w:val="Ttulo8Car"/>
    <w:uiPriority w:val="9"/>
    <w:unhideWhenUsed/>
    <w:qFormat/>
    <w:rsid w:val="008D3FA9"/>
    <w:pPr>
      <w:numPr>
        <w:ilvl w:val="7"/>
        <w:numId w:val="6"/>
      </w:numPr>
      <w:spacing w:before="240" w:after="60"/>
      <w:outlineLvl w:val="7"/>
    </w:pPr>
    <w:rPr>
      <w:rFonts w:eastAsia="Times New Roman"/>
      <w:i/>
      <w:iCs/>
      <w:sz w:val="24"/>
      <w:szCs w:val="24"/>
    </w:rPr>
  </w:style>
  <w:style w:type="paragraph" w:styleId="Ttulo9">
    <w:name w:val="heading 9"/>
    <w:basedOn w:val="Normal"/>
    <w:next w:val="Normal"/>
    <w:link w:val="Ttulo9Car"/>
    <w:uiPriority w:val="9"/>
    <w:unhideWhenUsed/>
    <w:qFormat/>
    <w:rsid w:val="008D3FA9"/>
    <w:pPr>
      <w:numPr>
        <w:ilvl w:val="8"/>
        <w:numId w:val="6"/>
      </w:numPr>
      <w:spacing w:before="240" w:after="60"/>
      <w:outlineLvl w:val="8"/>
    </w:pPr>
    <w:rPr>
      <w:rFonts w:ascii="Calibri Light" w:eastAsia="Times New Roman" w:hAnsi="Calibri Ligh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C5AD7"/>
    <w:pPr>
      <w:tabs>
        <w:tab w:val="center" w:pos="4419"/>
        <w:tab w:val="right" w:pos="8838"/>
      </w:tabs>
      <w:spacing w:after="0" w:line="240" w:lineRule="auto"/>
    </w:pPr>
  </w:style>
  <w:style w:type="character" w:customStyle="1" w:styleId="EncabezadoCar">
    <w:name w:val="Encabezado Car"/>
    <w:basedOn w:val="Fuentedeprrafopredeter"/>
    <w:link w:val="Encabezado"/>
    <w:rsid w:val="005C5AD7"/>
  </w:style>
  <w:style w:type="paragraph" w:styleId="Piedepgina">
    <w:name w:val="footer"/>
    <w:basedOn w:val="Normal"/>
    <w:link w:val="PiedepginaCar"/>
    <w:unhideWhenUsed/>
    <w:rsid w:val="005C5A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5AD7"/>
  </w:style>
  <w:style w:type="character" w:styleId="Nmerodepgina">
    <w:name w:val="page number"/>
    <w:rsid w:val="005C5AD7"/>
    <w:rPr>
      <w:rFonts w:ascii="Arial Black" w:hAnsi="Arial Black" w:cs="Arial Black"/>
      <w:spacing w:val="-10"/>
      <w:sz w:val="18"/>
    </w:rPr>
  </w:style>
  <w:style w:type="paragraph" w:styleId="Prrafodelista">
    <w:name w:val="List Paragraph"/>
    <w:aliases w:val="1_List Paragraph,Listas,Párrafo,Párrafo de lista1,List Paragraph,Number Level 3"/>
    <w:basedOn w:val="Normal"/>
    <w:link w:val="PrrafodelistaCar"/>
    <w:uiPriority w:val="34"/>
    <w:qFormat/>
    <w:rsid w:val="004E08C7"/>
    <w:pPr>
      <w:ind w:left="720"/>
      <w:contextualSpacing/>
    </w:pPr>
  </w:style>
  <w:style w:type="character" w:customStyle="1" w:styleId="Ttulo2Car">
    <w:name w:val="Título 2 Car"/>
    <w:link w:val="Ttulo2"/>
    <w:uiPriority w:val="9"/>
    <w:rsid w:val="00712FB7"/>
    <w:rPr>
      <w:rFonts w:ascii="Arial" w:hAnsi="Arial" w:cs="Arial"/>
      <w:b/>
      <w:noProof/>
      <w:sz w:val="28"/>
      <w:szCs w:val="22"/>
    </w:rPr>
  </w:style>
  <w:style w:type="character" w:customStyle="1" w:styleId="Ttulo1Car">
    <w:name w:val="Título 1 Car"/>
    <w:link w:val="Ttulo1"/>
    <w:uiPriority w:val="9"/>
    <w:rsid w:val="008D3FA9"/>
    <w:rPr>
      <w:rFonts w:ascii="Arial" w:hAnsi="Arial" w:cs="Arial"/>
      <w:b/>
      <w:sz w:val="28"/>
      <w:szCs w:val="22"/>
    </w:rPr>
  </w:style>
  <w:style w:type="paragraph" w:customStyle="1" w:styleId="BodyTextNoAutoUpdate">
    <w:name w:val="Body Text No Auto Update"/>
    <w:basedOn w:val="Textoindependiente"/>
    <w:rsid w:val="00DC30F4"/>
    <w:pPr>
      <w:suppressAutoHyphens/>
      <w:spacing w:line="240" w:lineRule="auto"/>
      <w:jc w:val="both"/>
    </w:pPr>
    <w:rPr>
      <w:rFonts w:ascii="Verdana" w:eastAsia="Times New Roman" w:hAnsi="Verdana" w:cs="Verdana"/>
      <w:sz w:val="20"/>
      <w:szCs w:val="24"/>
      <w:lang w:val="x-none" w:eastAsia="zh-CN"/>
    </w:rPr>
  </w:style>
  <w:style w:type="paragraph" w:styleId="Textoindependiente">
    <w:name w:val="Body Text"/>
    <w:basedOn w:val="Normal"/>
    <w:link w:val="TextoindependienteCar"/>
    <w:uiPriority w:val="99"/>
    <w:unhideWhenUsed/>
    <w:rsid w:val="00DC30F4"/>
    <w:pPr>
      <w:spacing w:after="120"/>
    </w:pPr>
  </w:style>
  <w:style w:type="character" w:customStyle="1" w:styleId="TextoindependienteCar">
    <w:name w:val="Texto independiente Car"/>
    <w:link w:val="Textoindependiente"/>
    <w:uiPriority w:val="99"/>
    <w:rsid w:val="00DC30F4"/>
    <w:rPr>
      <w:sz w:val="22"/>
      <w:szCs w:val="22"/>
      <w:lang w:eastAsia="en-US"/>
    </w:rPr>
  </w:style>
  <w:style w:type="character" w:customStyle="1" w:styleId="Ttulo3Car">
    <w:name w:val="Título 3 Car"/>
    <w:link w:val="Ttulo3"/>
    <w:uiPriority w:val="9"/>
    <w:rsid w:val="00BF65B7"/>
    <w:rPr>
      <w:rFonts w:ascii="Calibri Light" w:eastAsia="Times New Roman" w:hAnsi="Calibri Light"/>
      <w:b/>
      <w:bCs/>
      <w:sz w:val="26"/>
      <w:szCs w:val="26"/>
    </w:rPr>
  </w:style>
  <w:style w:type="character" w:customStyle="1" w:styleId="Ttulo4Car">
    <w:name w:val="Título 4 Car"/>
    <w:link w:val="Ttulo4"/>
    <w:uiPriority w:val="9"/>
    <w:rsid w:val="00B057A1"/>
    <w:rPr>
      <w:rFonts w:asciiTheme="majorHAnsi" w:eastAsia="Times New Roman" w:hAnsiTheme="majorHAnsi"/>
      <w:b/>
      <w:bCs/>
      <w:sz w:val="24"/>
      <w:szCs w:val="28"/>
    </w:rPr>
  </w:style>
  <w:style w:type="character" w:customStyle="1" w:styleId="Ttulo5Car">
    <w:name w:val="Título 5 Car"/>
    <w:link w:val="Ttulo5"/>
    <w:uiPriority w:val="9"/>
    <w:rsid w:val="008D3FA9"/>
    <w:rPr>
      <w:rFonts w:eastAsia="Times New Roman"/>
      <w:b/>
      <w:bCs/>
      <w:i/>
      <w:iCs/>
      <w:sz w:val="26"/>
      <w:szCs w:val="26"/>
    </w:rPr>
  </w:style>
  <w:style w:type="character" w:customStyle="1" w:styleId="Ttulo6Car">
    <w:name w:val="Título 6 Car"/>
    <w:link w:val="Ttulo6"/>
    <w:uiPriority w:val="9"/>
    <w:rsid w:val="008D3FA9"/>
    <w:rPr>
      <w:rFonts w:eastAsia="Times New Roman"/>
      <w:b/>
      <w:bCs/>
      <w:sz w:val="22"/>
      <w:szCs w:val="22"/>
    </w:rPr>
  </w:style>
  <w:style w:type="character" w:customStyle="1" w:styleId="Ttulo7Car">
    <w:name w:val="Título 7 Car"/>
    <w:link w:val="Ttulo7"/>
    <w:uiPriority w:val="9"/>
    <w:rsid w:val="008D3FA9"/>
    <w:rPr>
      <w:rFonts w:eastAsia="Times New Roman"/>
      <w:sz w:val="24"/>
      <w:szCs w:val="24"/>
    </w:rPr>
  </w:style>
  <w:style w:type="character" w:customStyle="1" w:styleId="Ttulo8Car">
    <w:name w:val="Título 8 Car"/>
    <w:link w:val="Ttulo8"/>
    <w:uiPriority w:val="9"/>
    <w:rsid w:val="008D3FA9"/>
    <w:rPr>
      <w:rFonts w:eastAsia="Times New Roman"/>
      <w:i/>
      <w:iCs/>
      <w:sz w:val="24"/>
      <w:szCs w:val="24"/>
    </w:rPr>
  </w:style>
  <w:style w:type="character" w:customStyle="1" w:styleId="Ttulo9Car">
    <w:name w:val="Título 9 Car"/>
    <w:link w:val="Ttulo9"/>
    <w:uiPriority w:val="9"/>
    <w:rsid w:val="008D3FA9"/>
    <w:rPr>
      <w:rFonts w:ascii="Calibri Light" w:eastAsia="Times New Roman" w:hAnsi="Calibri Light"/>
      <w:sz w:val="22"/>
      <w:szCs w:val="22"/>
    </w:rPr>
  </w:style>
  <w:style w:type="character" w:styleId="Refdecomentario">
    <w:name w:val="annotation reference"/>
    <w:uiPriority w:val="99"/>
    <w:semiHidden/>
    <w:unhideWhenUsed/>
    <w:rsid w:val="00186610"/>
    <w:rPr>
      <w:sz w:val="16"/>
      <w:szCs w:val="16"/>
    </w:rPr>
  </w:style>
  <w:style w:type="paragraph" w:styleId="Textocomentario">
    <w:name w:val="annotation text"/>
    <w:basedOn w:val="Normal"/>
    <w:link w:val="TextocomentarioCar"/>
    <w:unhideWhenUsed/>
    <w:rsid w:val="00186610"/>
    <w:rPr>
      <w:sz w:val="20"/>
      <w:szCs w:val="20"/>
    </w:rPr>
  </w:style>
  <w:style w:type="character" w:customStyle="1" w:styleId="TextocomentarioCar">
    <w:name w:val="Texto comentario Car"/>
    <w:link w:val="Textocomentario"/>
    <w:rsid w:val="00186610"/>
    <w:rPr>
      <w:lang w:eastAsia="en-US"/>
    </w:rPr>
  </w:style>
  <w:style w:type="paragraph" w:styleId="Textodeglobo">
    <w:name w:val="Balloon Text"/>
    <w:basedOn w:val="Normal"/>
    <w:link w:val="TextodegloboCar"/>
    <w:uiPriority w:val="99"/>
    <w:semiHidden/>
    <w:unhideWhenUsed/>
    <w:rsid w:val="00194A80"/>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94A80"/>
    <w:rPr>
      <w:rFonts w:ascii="Segoe UI" w:hAnsi="Segoe UI" w:cs="Segoe UI"/>
      <w:sz w:val="18"/>
      <w:szCs w:val="18"/>
      <w:lang w:eastAsia="en-US"/>
    </w:rPr>
  </w:style>
  <w:style w:type="paragraph" w:customStyle="1" w:styleId="TtulodeTDC1">
    <w:name w:val="Título de TDC1"/>
    <w:basedOn w:val="Ttulo1"/>
    <w:next w:val="Normal"/>
    <w:uiPriority w:val="39"/>
    <w:unhideWhenUsed/>
    <w:qFormat/>
    <w:rsid w:val="00EF77F0"/>
    <w:pPr>
      <w:keepNext/>
      <w:keepLines/>
      <w:numPr>
        <w:numId w:val="0"/>
      </w:numPr>
      <w:spacing w:before="240" w:after="0"/>
      <w:outlineLvl w:val="9"/>
    </w:pPr>
    <w:rPr>
      <w:rFonts w:ascii="Calibri Light" w:eastAsia="Times New Roman" w:hAnsi="Calibri Light" w:cs="Times New Roman"/>
      <w:b w:val="0"/>
      <w:color w:val="2E74B5"/>
      <w:sz w:val="32"/>
      <w:szCs w:val="32"/>
    </w:rPr>
  </w:style>
  <w:style w:type="paragraph" w:styleId="TDC1">
    <w:name w:val="toc 1"/>
    <w:basedOn w:val="Normal"/>
    <w:next w:val="Normal"/>
    <w:autoRedefine/>
    <w:uiPriority w:val="39"/>
    <w:unhideWhenUsed/>
    <w:rsid w:val="00EF77F0"/>
  </w:style>
  <w:style w:type="paragraph" w:styleId="TDC2">
    <w:name w:val="toc 2"/>
    <w:basedOn w:val="Normal"/>
    <w:next w:val="Normal"/>
    <w:autoRedefine/>
    <w:uiPriority w:val="39"/>
    <w:unhideWhenUsed/>
    <w:rsid w:val="00EF77F0"/>
    <w:pPr>
      <w:ind w:left="220"/>
    </w:pPr>
  </w:style>
  <w:style w:type="paragraph" w:styleId="TDC3">
    <w:name w:val="toc 3"/>
    <w:basedOn w:val="Normal"/>
    <w:next w:val="Normal"/>
    <w:autoRedefine/>
    <w:uiPriority w:val="39"/>
    <w:unhideWhenUsed/>
    <w:rsid w:val="00EF77F0"/>
    <w:pPr>
      <w:ind w:left="440"/>
    </w:pPr>
  </w:style>
  <w:style w:type="character" w:styleId="Hipervnculo">
    <w:name w:val="Hyperlink"/>
    <w:uiPriority w:val="99"/>
    <w:unhideWhenUsed/>
    <w:rsid w:val="00EF77F0"/>
    <w:rPr>
      <w:color w:val="0563C1"/>
      <w:u w:val="single"/>
    </w:rPr>
  </w:style>
  <w:style w:type="paragraph" w:styleId="Revisin">
    <w:name w:val="Revision"/>
    <w:hidden/>
    <w:uiPriority w:val="99"/>
    <w:semiHidden/>
    <w:rsid w:val="004204C0"/>
    <w:rPr>
      <w:sz w:val="22"/>
      <w:szCs w:val="22"/>
    </w:rPr>
  </w:style>
  <w:style w:type="paragraph" w:styleId="Textonotapie">
    <w:name w:val="footnote text"/>
    <w:basedOn w:val="Normal"/>
    <w:link w:val="TextonotapieCar"/>
    <w:unhideWhenUsed/>
    <w:rsid w:val="002A0D84"/>
    <w:rPr>
      <w:sz w:val="20"/>
      <w:szCs w:val="20"/>
    </w:rPr>
  </w:style>
  <w:style w:type="character" w:customStyle="1" w:styleId="TextonotapieCar">
    <w:name w:val="Texto nota pie Car"/>
    <w:link w:val="Textonotapie"/>
    <w:rsid w:val="002A0D84"/>
    <w:rPr>
      <w:lang w:val="es-CL" w:eastAsia="es-CL"/>
    </w:rPr>
  </w:style>
  <w:style w:type="character" w:styleId="Refdenotaalpie">
    <w:name w:val="footnote reference"/>
    <w:unhideWhenUsed/>
    <w:rsid w:val="002A0D84"/>
    <w:rPr>
      <w:vertAlign w:val="superscript"/>
    </w:rPr>
  </w:style>
  <w:style w:type="table" w:styleId="Tablaconcuadrcula">
    <w:name w:val="Table Grid"/>
    <w:aliases w:val="SAP New Branding Table Style,Tabla coloreada Prtk"/>
    <w:basedOn w:val="Tablanormal"/>
    <w:uiPriority w:val="39"/>
    <w:rsid w:val="00AB12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Justificado">
    <w:name w:val="Estilo Título 3 + Justificado"/>
    <w:basedOn w:val="Ttulo3"/>
    <w:rsid w:val="00260C72"/>
    <w:pPr>
      <w:spacing w:after="120" w:line="240" w:lineRule="auto"/>
      <w:ind w:left="2989"/>
      <w:jc w:val="both"/>
    </w:pPr>
    <w:rPr>
      <w:rFonts w:ascii="Arial" w:hAnsi="Arial"/>
      <w:sz w:val="22"/>
      <w:szCs w:val="20"/>
      <w:lang w:val="es-ES" w:eastAsia="es-ES"/>
    </w:rPr>
  </w:style>
  <w:style w:type="paragraph" w:customStyle="1" w:styleId="MEsqNum">
    <w:name w:val="MEsqNum"/>
    <w:basedOn w:val="Normal"/>
    <w:rsid w:val="00E6478A"/>
    <w:pPr>
      <w:numPr>
        <w:numId w:val="1"/>
      </w:numPr>
      <w:spacing w:after="60" w:line="240" w:lineRule="auto"/>
    </w:pPr>
    <w:rPr>
      <w:rFonts w:ascii="Verdana" w:eastAsia="Times New Roman" w:hAnsi="Verdana" w:cs="Arial"/>
      <w:sz w:val="20"/>
      <w:szCs w:val="24"/>
      <w:lang w:val="es-ES" w:eastAsia="es-ES"/>
    </w:rPr>
  </w:style>
  <w:style w:type="character" w:customStyle="1" w:styleId="PrrafodelistaCar">
    <w:name w:val="Párrafo de lista Car"/>
    <w:aliases w:val="1_List Paragraph Car,Listas Car,Párrafo Car,Párrafo de lista1 Car,List Paragraph Car,Number Level 3 Car"/>
    <w:link w:val="Prrafodelista"/>
    <w:uiPriority w:val="34"/>
    <w:rsid w:val="00E6478A"/>
    <w:rPr>
      <w:sz w:val="22"/>
      <w:szCs w:val="22"/>
    </w:rPr>
  </w:style>
  <w:style w:type="paragraph" w:styleId="TtuloTDC">
    <w:name w:val="TOC Heading"/>
    <w:basedOn w:val="Ttulo1"/>
    <w:next w:val="Normal"/>
    <w:uiPriority w:val="39"/>
    <w:unhideWhenUsed/>
    <w:qFormat/>
    <w:rsid w:val="001F572E"/>
    <w:pPr>
      <w:keepNext/>
      <w:keepLines/>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DC4">
    <w:name w:val="toc 4"/>
    <w:basedOn w:val="Normal"/>
    <w:next w:val="Normal"/>
    <w:autoRedefine/>
    <w:uiPriority w:val="39"/>
    <w:unhideWhenUsed/>
    <w:rsid w:val="009F1B74"/>
    <w:pPr>
      <w:spacing w:after="100"/>
      <w:ind w:left="660"/>
    </w:pPr>
  </w:style>
  <w:style w:type="paragraph" w:customStyle="1" w:styleId="Default">
    <w:name w:val="Default"/>
    <w:rsid w:val="006816C8"/>
    <w:pPr>
      <w:autoSpaceDE w:val="0"/>
      <w:autoSpaceDN w:val="0"/>
      <w:adjustRightInd w:val="0"/>
    </w:pPr>
    <w:rPr>
      <w:rFonts w:ascii="Cabin" w:hAnsi="Cabin" w:cs="Cabin"/>
      <w:color w:val="000000"/>
      <w:sz w:val="24"/>
      <w:szCs w:val="24"/>
    </w:rPr>
  </w:style>
  <w:style w:type="table" w:customStyle="1" w:styleId="Tablanormal11">
    <w:name w:val="Tabla normal 11"/>
    <w:basedOn w:val="Tablanormal"/>
    <w:uiPriority w:val="41"/>
    <w:rsid w:val="00227069"/>
    <w:rPr>
      <w:rFonts w:cs="Calibr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74031"/>
    <w:pPr>
      <w:spacing w:before="100" w:beforeAutospacing="1" w:after="100" w:afterAutospacing="1" w:line="240" w:lineRule="auto"/>
    </w:pPr>
    <w:rPr>
      <w:rFonts w:eastAsiaTheme="minorHAnsi" w:cs="Calibri"/>
    </w:rPr>
  </w:style>
  <w:style w:type="paragraph" w:styleId="Asuntodelcomentario">
    <w:name w:val="annotation subject"/>
    <w:basedOn w:val="Textocomentario"/>
    <w:next w:val="Textocomentario"/>
    <w:link w:val="AsuntodelcomentarioCar"/>
    <w:uiPriority w:val="99"/>
    <w:semiHidden/>
    <w:unhideWhenUsed/>
    <w:rsid w:val="00D34ECA"/>
    <w:pPr>
      <w:spacing w:line="240" w:lineRule="auto"/>
    </w:pPr>
    <w:rPr>
      <w:b/>
      <w:bCs/>
    </w:rPr>
  </w:style>
  <w:style w:type="character" w:customStyle="1" w:styleId="AsuntodelcomentarioCar">
    <w:name w:val="Asunto del comentario Car"/>
    <w:basedOn w:val="TextocomentarioCar"/>
    <w:link w:val="Asuntodelcomentario"/>
    <w:uiPriority w:val="99"/>
    <w:semiHidden/>
    <w:rsid w:val="00D34ECA"/>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401646">
      <w:bodyDiv w:val="1"/>
      <w:marLeft w:val="0"/>
      <w:marRight w:val="0"/>
      <w:marTop w:val="0"/>
      <w:marBottom w:val="0"/>
      <w:divBdr>
        <w:top w:val="none" w:sz="0" w:space="0" w:color="auto"/>
        <w:left w:val="none" w:sz="0" w:space="0" w:color="auto"/>
        <w:bottom w:val="none" w:sz="0" w:space="0" w:color="auto"/>
        <w:right w:val="none" w:sz="0" w:space="0" w:color="auto"/>
      </w:divBdr>
    </w:div>
    <w:div w:id="354422551">
      <w:bodyDiv w:val="1"/>
      <w:marLeft w:val="0"/>
      <w:marRight w:val="0"/>
      <w:marTop w:val="0"/>
      <w:marBottom w:val="0"/>
      <w:divBdr>
        <w:top w:val="none" w:sz="0" w:space="0" w:color="auto"/>
        <w:left w:val="none" w:sz="0" w:space="0" w:color="auto"/>
        <w:bottom w:val="none" w:sz="0" w:space="0" w:color="auto"/>
        <w:right w:val="none" w:sz="0" w:space="0" w:color="auto"/>
      </w:divBdr>
    </w:div>
    <w:div w:id="576283643">
      <w:bodyDiv w:val="1"/>
      <w:marLeft w:val="0"/>
      <w:marRight w:val="0"/>
      <w:marTop w:val="0"/>
      <w:marBottom w:val="0"/>
      <w:divBdr>
        <w:top w:val="none" w:sz="0" w:space="0" w:color="auto"/>
        <w:left w:val="none" w:sz="0" w:space="0" w:color="auto"/>
        <w:bottom w:val="none" w:sz="0" w:space="0" w:color="auto"/>
        <w:right w:val="none" w:sz="0" w:space="0" w:color="auto"/>
      </w:divBdr>
    </w:div>
    <w:div w:id="1169250061">
      <w:bodyDiv w:val="1"/>
      <w:marLeft w:val="0"/>
      <w:marRight w:val="0"/>
      <w:marTop w:val="0"/>
      <w:marBottom w:val="0"/>
      <w:divBdr>
        <w:top w:val="none" w:sz="0" w:space="0" w:color="auto"/>
        <w:left w:val="none" w:sz="0" w:space="0" w:color="auto"/>
        <w:bottom w:val="none" w:sz="0" w:space="0" w:color="auto"/>
        <w:right w:val="none" w:sz="0" w:space="0" w:color="auto"/>
      </w:divBdr>
    </w:div>
    <w:div w:id="1382485121">
      <w:bodyDiv w:val="1"/>
      <w:marLeft w:val="0"/>
      <w:marRight w:val="0"/>
      <w:marTop w:val="0"/>
      <w:marBottom w:val="0"/>
      <w:divBdr>
        <w:top w:val="none" w:sz="0" w:space="0" w:color="auto"/>
        <w:left w:val="none" w:sz="0" w:space="0" w:color="auto"/>
        <w:bottom w:val="none" w:sz="0" w:space="0" w:color="auto"/>
        <w:right w:val="none" w:sz="0" w:space="0" w:color="auto"/>
      </w:divBdr>
    </w:div>
    <w:div w:id="1404334078">
      <w:bodyDiv w:val="1"/>
      <w:marLeft w:val="0"/>
      <w:marRight w:val="0"/>
      <w:marTop w:val="0"/>
      <w:marBottom w:val="0"/>
      <w:divBdr>
        <w:top w:val="none" w:sz="0" w:space="0" w:color="auto"/>
        <w:left w:val="none" w:sz="0" w:space="0" w:color="auto"/>
        <w:bottom w:val="none" w:sz="0" w:space="0" w:color="auto"/>
        <w:right w:val="none" w:sz="0" w:space="0" w:color="auto"/>
      </w:divBdr>
    </w:div>
    <w:div w:id="1494104924">
      <w:bodyDiv w:val="1"/>
      <w:marLeft w:val="0"/>
      <w:marRight w:val="0"/>
      <w:marTop w:val="0"/>
      <w:marBottom w:val="0"/>
      <w:divBdr>
        <w:top w:val="none" w:sz="0" w:space="0" w:color="auto"/>
        <w:left w:val="none" w:sz="0" w:space="0" w:color="auto"/>
        <w:bottom w:val="none" w:sz="0" w:space="0" w:color="auto"/>
        <w:right w:val="none" w:sz="0" w:space="0" w:color="auto"/>
      </w:divBdr>
    </w:div>
    <w:div w:id="1518084458">
      <w:bodyDiv w:val="1"/>
      <w:marLeft w:val="0"/>
      <w:marRight w:val="0"/>
      <w:marTop w:val="0"/>
      <w:marBottom w:val="0"/>
      <w:divBdr>
        <w:top w:val="none" w:sz="0" w:space="0" w:color="auto"/>
        <w:left w:val="none" w:sz="0" w:space="0" w:color="auto"/>
        <w:bottom w:val="none" w:sz="0" w:space="0" w:color="auto"/>
        <w:right w:val="none" w:sz="0" w:space="0" w:color="auto"/>
      </w:divBdr>
    </w:div>
    <w:div w:id="1694576907">
      <w:bodyDiv w:val="1"/>
      <w:marLeft w:val="0"/>
      <w:marRight w:val="0"/>
      <w:marTop w:val="0"/>
      <w:marBottom w:val="0"/>
      <w:divBdr>
        <w:top w:val="none" w:sz="0" w:space="0" w:color="auto"/>
        <w:left w:val="none" w:sz="0" w:space="0" w:color="auto"/>
        <w:bottom w:val="none" w:sz="0" w:space="0" w:color="auto"/>
        <w:right w:val="none" w:sz="0" w:space="0" w:color="auto"/>
      </w:divBdr>
    </w:div>
    <w:div w:id="1708599328">
      <w:bodyDiv w:val="1"/>
      <w:marLeft w:val="0"/>
      <w:marRight w:val="0"/>
      <w:marTop w:val="0"/>
      <w:marBottom w:val="0"/>
      <w:divBdr>
        <w:top w:val="none" w:sz="0" w:space="0" w:color="auto"/>
        <w:left w:val="none" w:sz="0" w:space="0" w:color="auto"/>
        <w:bottom w:val="none" w:sz="0" w:space="0" w:color="auto"/>
        <w:right w:val="none" w:sz="0" w:space="0" w:color="auto"/>
      </w:divBdr>
    </w:div>
    <w:div w:id="1853642290">
      <w:bodyDiv w:val="1"/>
      <w:marLeft w:val="0"/>
      <w:marRight w:val="0"/>
      <w:marTop w:val="0"/>
      <w:marBottom w:val="0"/>
      <w:divBdr>
        <w:top w:val="none" w:sz="0" w:space="0" w:color="auto"/>
        <w:left w:val="none" w:sz="0" w:space="0" w:color="auto"/>
        <w:bottom w:val="none" w:sz="0" w:space="0" w:color="auto"/>
        <w:right w:val="none" w:sz="0" w:space="0" w:color="auto"/>
      </w:divBdr>
    </w:div>
    <w:div w:id="1973972183">
      <w:bodyDiv w:val="1"/>
      <w:marLeft w:val="0"/>
      <w:marRight w:val="0"/>
      <w:marTop w:val="0"/>
      <w:marBottom w:val="0"/>
      <w:divBdr>
        <w:top w:val="none" w:sz="0" w:space="0" w:color="auto"/>
        <w:left w:val="none" w:sz="0" w:space="0" w:color="auto"/>
        <w:bottom w:val="none" w:sz="0" w:space="0" w:color="auto"/>
        <w:right w:val="none" w:sz="0" w:space="0" w:color="auto"/>
      </w:divBdr>
    </w:div>
    <w:div w:id="2004433515">
      <w:bodyDiv w:val="1"/>
      <w:marLeft w:val="0"/>
      <w:marRight w:val="0"/>
      <w:marTop w:val="0"/>
      <w:marBottom w:val="0"/>
      <w:divBdr>
        <w:top w:val="none" w:sz="0" w:space="0" w:color="auto"/>
        <w:left w:val="none" w:sz="0" w:space="0" w:color="auto"/>
        <w:bottom w:val="none" w:sz="0" w:space="0" w:color="auto"/>
        <w:right w:val="none" w:sz="0" w:space="0" w:color="auto"/>
      </w:divBdr>
    </w:div>
    <w:div w:id="202678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roteccion@defensorianinez.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contacto@defensorianinez.cl"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ontacto@defensorianinez.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hyperlink" Target="http://www.arbol-logika.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41C6F-2019-4B4D-9DF0-69CB238C9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13875</Words>
  <Characters>76314</Characters>
  <Application>Microsoft Office Word</Application>
  <DocSecurity>0</DocSecurity>
  <Lines>635</Lines>
  <Paragraphs>180</Paragraphs>
  <ScaleCrop>false</ScaleCrop>
  <HeadingPairs>
    <vt:vector size="2" baseType="variant">
      <vt:variant>
        <vt:lpstr>Título</vt:lpstr>
      </vt:variant>
      <vt:variant>
        <vt:i4>1</vt:i4>
      </vt:variant>
    </vt:vector>
  </HeadingPairs>
  <TitlesOfParts>
    <vt:vector size="1" baseType="lpstr">
      <vt:lpstr>Instructivo de usuario</vt:lpstr>
    </vt:vector>
  </TitlesOfParts>
  <Company>Arbol Logika S.A.</Company>
  <LinksUpToDate>false</LinksUpToDate>
  <CharactersWithSpaces>90009</CharactersWithSpaces>
  <SharedDoc>false</SharedDoc>
  <HLinks>
    <vt:vector size="24" baseType="variant">
      <vt:variant>
        <vt:i4>1179704</vt:i4>
      </vt:variant>
      <vt:variant>
        <vt:i4>14</vt:i4>
      </vt:variant>
      <vt:variant>
        <vt:i4>0</vt:i4>
      </vt:variant>
      <vt:variant>
        <vt:i4>5</vt:i4>
      </vt:variant>
      <vt:variant>
        <vt:lpwstr/>
      </vt:variant>
      <vt:variant>
        <vt:lpwstr>_Toc523487640</vt:lpwstr>
      </vt:variant>
      <vt:variant>
        <vt:i4>1376312</vt:i4>
      </vt:variant>
      <vt:variant>
        <vt:i4>8</vt:i4>
      </vt:variant>
      <vt:variant>
        <vt:i4>0</vt:i4>
      </vt:variant>
      <vt:variant>
        <vt:i4>5</vt:i4>
      </vt:variant>
      <vt:variant>
        <vt:lpwstr/>
      </vt:variant>
      <vt:variant>
        <vt:lpwstr>_Toc523487639</vt:lpwstr>
      </vt:variant>
      <vt:variant>
        <vt:i4>1376312</vt:i4>
      </vt:variant>
      <vt:variant>
        <vt:i4>2</vt:i4>
      </vt:variant>
      <vt:variant>
        <vt:i4>0</vt:i4>
      </vt:variant>
      <vt:variant>
        <vt:i4>5</vt:i4>
      </vt:variant>
      <vt:variant>
        <vt:lpwstr/>
      </vt:variant>
      <vt:variant>
        <vt:lpwstr>_Toc523487638</vt:lpwstr>
      </vt:variant>
      <vt:variant>
        <vt:i4>4849673</vt:i4>
      </vt:variant>
      <vt:variant>
        <vt:i4>0</vt:i4>
      </vt:variant>
      <vt:variant>
        <vt:i4>0</vt:i4>
      </vt:variant>
      <vt:variant>
        <vt:i4>5</vt:i4>
      </vt:variant>
      <vt:variant>
        <vt:lpwstr>http://www.arbol-logika.com/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de usuario</dc:title>
  <dc:creator>Alvaro Bahamondes</dc:creator>
  <cp:lastModifiedBy>Veronica Desmadryl Saavedra</cp:lastModifiedBy>
  <cp:revision>3</cp:revision>
  <cp:lastPrinted>2018-11-26T23:41:00Z</cp:lastPrinted>
  <dcterms:created xsi:type="dcterms:W3CDTF">2021-08-05T19:01:00Z</dcterms:created>
  <dcterms:modified xsi:type="dcterms:W3CDTF">2021-08-05T19:03:00Z</dcterms:modified>
</cp:coreProperties>
</file>